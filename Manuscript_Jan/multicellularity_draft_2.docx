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305ED" w14:textId="4EC2BB6C" w:rsidR="00AA3BFF" w:rsidRPr="00431545" w:rsidRDefault="00446BB6" w:rsidP="00F064E4">
      <w:pPr>
        <w:jc w:val="both"/>
        <w:rPr>
          <w:rFonts w:ascii="Arial" w:hAnsi="Arial" w:cs="Arial"/>
          <w:sz w:val="40"/>
          <w:szCs w:val="40"/>
        </w:rPr>
      </w:pPr>
      <w:del w:id="0" w:author="Piyush Nanda" w:date="2023-01-08T17:39:00Z">
        <w:r w:rsidRPr="00431545" w:rsidDel="00CD2374">
          <w:rPr>
            <w:rFonts w:ascii="Arial" w:hAnsi="Arial" w:cs="Arial"/>
            <w:sz w:val="40"/>
            <w:szCs w:val="40"/>
          </w:rPr>
          <w:delText xml:space="preserve">Multicellular </w:delText>
        </w:r>
      </w:del>
      <w:del w:id="1" w:author="Piyush Nanda" w:date="2023-01-01T12:38:00Z">
        <w:r w:rsidRPr="00431545" w:rsidDel="00081A12">
          <w:rPr>
            <w:rFonts w:ascii="Arial" w:hAnsi="Arial" w:cs="Arial"/>
            <w:sz w:val="40"/>
            <w:szCs w:val="40"/>
          </w:rPr>
          <w:delText>growth as a dynamic network of cells</w:delText>
        </w:r>
      </w:del>
      <w:del w:id="2" w:author="Piyush Nanda" w:date="2023-01-08T17:39:00Z">
        <w:r w:rsidRPr="00431545" w:rsidDel="00CD2374">
          <w:rPr>
            <w:rFonts w:ascii="Arial" w:hAnsi="Arial" w:cs="Arial"/>
            <w:sz w:val="40"/>
            <w:szCs w:val="40"/>
          </w:rPr>
          <w:delText xml:space="preserve"> </w:delText>
        </w:r>
      </w:del>
      <w:ins w:id="3" w:author="Piyush Nanda" w:date="2023-01-08T17:39:00Z">
        <w:r w:rsidR="00CD2374">
          <w:rPr>
            <w:rFonts w:ascii="Arial" w:hAnsi="Arial" w:cs="Arial"/>
            <w:sz w:val="40"/>
            <w:szCs w:val="40"/>
          </w:rPr>
          <w:t>Multicellular growth as a dynamic network of cells</w:t>
        </w:r>
      </w:ins>
    </w:p>
    <w:p w14:paraId="33FF0BB2" w14:textId="77777777" w:rsidR="000C2271" w:rsidRDefault="000C2271" w:rsidP="00F064E4">
      <w:pPr>
        <w:jc w:val="both"/>
        <w:rPr>
          <w:rFonts w:ascii="Arial" w:hAnsi="Arial" w:cs="Arial"/>
          <w:b/>
          <w:bCs/>
          <w:sz w:val="22"/>
          <w:szCs w:val="22"/>
        </w:rPr>
      </w:pPr>
    </w:p>
    <w:p w14:paraId="2636D32B" w14:textId="46E99A65" w:rsidR="000309D8" w:rsidRDefault="00720440" w:rsidP="00F064E4">
      <w:pPr>
        <w:jc w:val="both"/>
        <w:rPr>
          <w:rFonts w:ascii="Arial" w:hAnsi="Arial" w:cs="Arial"/>
          <w:b/>
          <w:bCs/>
          <w:sz w:val="22"/>
          <w:szCs w:val="22"/>
        </w:rPr>
      </w:pPr>
      <w:r>
        <w:rPr>
          <w:rFonts w:ascii="Arial" w:hAnsi="Arial" w:cs="Arial"/>
          <w:b/>
          <w:bCs/>
          <w:sz w:val="22"/>
          <w:szCs w:val="22"/>
        </w:rPr>
        <w:t>Abstract</w:t>
      </w:r>
      <w:ins w:id="4" w:author="Piyush Nanda" w:date="2023-01-07T18:17:00Z">
        <w:r w:rsidR="00A464CA">
          <w:rPr>
            <w:rFonts w:ascii="Arial" w:hAnsi="Arial" w:cs="Arial"/>
            <w:b/>
            <w:bCs/>
            <w:sz w:val="22"/>
            <w:szCs w:val="22"/>
          </w:rPr>
          <w:t xml:space="preserve"> (</w:t>
        </w:r>
      </w:ins>
      <w:ins w:id="5" w:author="Piyush Nanda" w:date="2023-01-07T21:09:00Z">
        <w:r w:rsidR="00734080">
          <w:rPr>
            <w:rFonts w:ascii="Arial" w:hAnsi="Arial" w:cs="Arial"/>
            <w:b/>
            <w:bCs/>
            <w:sz w:val="22"/>
            <w:szCs w:val="22"/>
          </w:rPr>
          <w:t>245</w:t>
        </w:r>
      </w:ins>
      <w:ins w:id="6" w:author="Piyush Nanda" w:date="2023-01-07T18:17:00Z">
        <w:r w:rsidR="00A464CA">
          <w:rPr>
            <w:rFonts w:ascii="Arial" w:hAnsi="Arial" w:cs="Arial"/>
            <w:b/>
            <w:bCs/>
            <w:sz w:val="22"/>
            <w:szCs w:val="22"/>
          </w:rPr>
          <w:t xml:space="preserve"> words)</w:t>
        </w:r>
      </w:ins>
    </w:p>
    <w:p w14:paraId="0CBA0CF8" w14:textId="4D27F728" w:rsidR="00A94251" w:rsidDel="00776557" w:rsidRDefault="00776557" w:rsidP="00F064E4">
      <w:pPr>
        <w:jc w:val="both"/>
        <w:rPr>
          <w:del w:id="7" w:author="Piyush Nanda" w:date="2023-01-07T18:15:00Z"/>
          <w:rFonts w:ascii="Arial" w:hAnsi="Arial" w:cs="Arial"/>
          <w:sz w:val="22"/>
          <w:szCs w:val="22"/>
        </w:rPr>
        <w:pPrChange w:id="8" w:author="Piyush Nanda" w:date="2023-01-25T14:26:00Z">
          <w:pPr>
            <w:jc w:val="both"/>
          </w:pPr>
        </w:pPrChange>
      </w:pPr>
      <w:ins w:id="9" w:author="Piyush Nanda" w:date="2023-01-07T18:15:00Z">
        <w:r w:rsidRPr="00776557">
          <w:rPr>
            <w:rFonts w:ascii="Arial" w:hAnsi="Arial" w:cs="Arial"/>
            <w:sz w:val="22"/>
            <w:szCs w:val="22"/>
          </w:rPr>
          <w:t xml:space="preserve">Cell division without separation leads to the formation of multicellular clusters. The dynamics that allow clusters to grow and later fragment while preserving cellular interactions remain elusive. We examine a dynamic network model, </w:t>
        </w:r>
        <w:proofErr w:type="spellStart"/>
        <w:r w:rsidRPr="00776557">
          <w:rPr>
            <w:rFonts w:ascii="Arial" w:hAnsi="Arial" w:cs="Arial"/>
            <w:sz w:val="22"/>
            <w:szCs w:val="22"/>
          </w:rPr>
          <w:t>MultiCellNet</w:t>
        </w:r>
        <w:proofErr w:type="spellEnd"/>
        <w:r w:rsidRPr="00776557">
          <w:rPr>
            <w:rFonts w:ascii="Arial" w:hAnsi="Arial" w:cs="Arial"/>
            <w:sz w:val="22"/>
            <w:szCs w:val="22"/>
          </w:rPr>
          <w:t xml:space="preserve">, with cells as nodes and edges as links between mother and daughter cells. We simulate the growth of the network proportional to the cell division rate (λ) and the network fragments at a rate proportional to the link </w:t>
        </w:r>
      </w:ins>
      <w:ins w:id="10" w:author="Piyush Nanda" w:date="2023-01-08T13:16:00Z">
        <w:r w:rsidR="00D07D66">
          <w:rPr>
            <w:rFonts w:ascii="Arial" w:hAnsi="Arial" w:cs="Arial"/>
            <w:sz w:val="22"/>
            <w:szCs w:val="22"/>
          </w:rPr>
          <w:t>breaking</w:t>
        </w:r>
      </w:ins>
      <w:ins w:id="11" w:author="Piyush Nanda" w:date="2023-01-07T18:15:00Z">
        <w:r w:rsidRPr="00776557">
          <w:rPr>
            <w:rFonts w:ascii="Arial" w:hAnsi="Arial" w:cs="Arial"/>
            <w:sz w:val="22"/>
            <w:szCs w:val="22"/>
          </w:rPr>
          <w:t xml:space="preserve"> rate (δ) and inversely proportional to the kissing number, </w:t>
        </w:r>
      </w:ins>
      <w:ins w:id="12" w:author="Piyush Nanda" w:date="2023-01-07T21:09:00Z">
        <w:r w:rsidR="00734080" w:rsidRPr="00776557">
          <w:rPr>
            <w:rFonts w:ascii="Arial" w:hAnsi="Arial" w:cs="Arial"/>
            <w:sz w:val="22"/>
            <w:szCs w:val="22"/>
          </w:rPr>
          <w:t>i.e.,</w:t>
        </w:r>
      </w:ins>
      <w:ins w:id="13" w:author="Piyush Nanda" w:date="2023-01-07T18:15:00Z">
        <w:r w:rsidRPr="00776557">
          <w:rPr>
            <w:rFonts w:ascii="Arial" w:hAnsi="Arial" w:cs="Arial"/>
            <w:sz w:val="22"/>
            <w:szCs w:val="22"/>
          </w:rPr>
          <w:t xml:space="preserve"> maximum attainable connections per node (κ). We exclude any free parameters by experimentally controlling all the biological counterparts of model inputs</w:t>
        </w:r>
      </w:ins>
      <w:ins w:id="14" w:author="Piyush Nanda" w:date="2023-01-07T18:16:00Z">
        <w:r w:rsidR="00A464CA">
          <w:rPr>
            <w:rFonts w:ascii="Arial" w:hAnsi="Arial" w:cs="Arial"/>
            <w:sz w:val="22"/>
            <w:szCs w:val="22"/>
          </w:rPr>
          <w:t xml:space="preserve"> in yeast multicellular c</w:t>
        </w:r>
      </w:ins>
      <w:ins w:id="15" w:author="Piyush Nanda" w:date="2023-01-07T18:17:00Z">
        <w:r w:rsidR="00A464CA">
          <w:rPr>
            <w:rFonts w:ascii="Arial" w:hAnsi="Arial" w:cs="Arial"/>
            <w:sz w:val="22"/>
            <w:szCs w:val="22"/>
          </w:rPr>
          <w:t>lusters</w:t>
        </w:r>
      </w:ins>
      <w:ins w:id="16" w:author="Piyush Nanda" w:date="2023-01-07T18:15:00Z">
        <w:r w:rsidRPr="00776557">
          <w:rPr>
            <w:rFonts w:ascii="Arial" w:hAnsi="Arial" w:cs="Arial"/>
            <w:sz w:val="22"/>
            <w:szCs w:val="22"/>
          </w:rPr>
          <w:t xml:space="preserve">. We discover a principle that governs the size of multicellular clusters, in which cell division rate sets a threshold for link </w:t>
        </w:r>
      </w:ins>
      <w:ins w:id="17" w:author="Piyush Nanda" w:date="2023-01-08T13:16:00Z">
        <w:r w:rsidR="00D07D66">
          <w:rPr>
            <w:rFonts w:ascii="Arial" w:hAnsi="Arial" w:cs="Arial"/>
            <w:sz w:val="22"/>
            <w:szCs w:val="22"/>
          </w:rPr>
          <w:t>breaking rate</w:t>
        </w:r>
      </w:ins>
      <w:ins w:id="18" w:author="Piyush Nanda" w:date="2023-01-07T18:15:00Z">
        <w:r w:rsidRPr="00776557">
          <w:rPr>
            <w:rFonts w:ascii="Arial" w:hAnsi="Arial" w:cs="Arial"/>
            <w:sz w:val="22"/>
            <w:szCs w:val="22"/>
          </w:rPr>
          <w:t xml:space="preserve"> and kissing number sets the maximum cluster size across all conditions tested. We use this framework to understand how a differentiating multicellular cluster with two cell types, faster-growing germ cells and their somatic derivatives, maintains compositional homeostasis during growth and </w:t>
        </w:r>
        <w:r w:rsidRPr="005166FB">
          <w:rPr>
            <w:rFonts w:ascii="Arial" w:hAnsi="Arial" w:cs="Arial"/>
            <w:sz w:val="22"/>
            <w:szCs w:val="22"/>
          </w:rPr>
          <w:t xml:space="preserve">fragmentation. We find that the ratio of two cell types in these clusters can be experimentally controlled by adjusting the switching rate and relative growth rate. Moreover, the noise in the composition is minimized by increasing the kissing number. </w:t>
        </w:r>
        <w:proofErr w:type="spellStart"/>
        <w:r w:rsidRPr="005166FB">
          <w:rPr>
            <w:rFonts w:ascii="Arial" w:hAnsi="Arial" w:cs="Arial"/>
            <w:sz w:val="22"/>
            <w:szCs w:val="22"/>
          </w:rPr>
          <w:t>MultiCellNet</w:t>
        </w:r>
        <w:proofErr w:type="spellEnd"/>
        <w:r w:rsidRPr="005166FB">
          <w:rPr>
            <w:rFonts w:ascii="Arial" w:hAnsi="Arial" w:cs="Arial"/>
            <w:sz w:val="22"/>
            <w:szCs w:val="22"/>
          </w:rPr>
          <w:t xml:space="preserve"> makes it possible to examine how molecular knobs control the size and cellular composition of the</w:t>
        </w:r>
        <w:r w:rsidRPr="00776557">
          <w:rPr>
            <w:rFonts w:ascii="Arial" w:hAnsi="Arial" w:cs="Arial"/>
            <w:sz w:val="22"/>
            <w:szCs w:val="22"/>
          </w:rPr>
          <w:t xml:space="preserve"> multicellular clusters that were likely the ancestors of more sophisticated forms of multicellular development, organization, and reproduction.</w:t>
        </w:r>
      </w:ins>
      <w:commentRangeStart w:id="19"/>
      <w:commentRangeStart w:id="20"/>
      <w:del w:id="21" w:author="Piyush Nanda" w:date="2023-01-07T18:15:00Z">
        <w:r w:rsidR="006008C6" w:rsidRPr="006008C6" w:rsidDel="00776557">
          <w:rPr>
            <w:rFonts w:ascii="Arial" w:hAnsi="Arial" w:cs="Arial"/>
            <w:sz w:val="22"/>
            <w:szCs w:val="22"/>
          </w:rPr>
          <w:delText>Cell</w:delText>
        </w:r>
        <w:r w:rsidR="009B3CEA" w:rsidDel="00776557">
          <w:rPr>
            <w:rFonts w:ascii="Arial" w:hAnsi="Arial" w:cs="Arial"/>
            <w:sz w:val="22"/>
            <w:szCs w:val="22"/>
          </w:rPr>
          <w:delText xml:space="preserve"> </w:delText>
        </w:r>
      </w:del>
      <w:ins w:id="22" w:author="Murray, Andrew" w:date="2022-07-11T22:27:00Z">
        <w:del w:id="23" w:author="Piyush Nanda" w:date="2023-01-07T18:15:00Z">
          <w:r w:rsidR="009B3CEA" w:rsidDel="00776557">
            <w:rPr>
              <w:rFonts w:ascii="Arial" w:hAnsi="Arial" w:cs="Arial"/>
              <w:sz w:val="22"/>
              <w:szCs w:val="22"/>
            </w:rPr>
            <w:delText xml:space="preserve">division </w:delText>
          </w:r>
        </w:del>
      </w:ins>
      <w:del w:id="24" w:author="Piyush Nanda" w:date="2023-01-07T18:15:00Z">
        <w:r w:rsidR="006008C6" w:rsidRPr="006008C6" w:rsidDel="00776557">
          <w:rPr>
            <w:rFonts w:ascii="Arial" w:hAnsi="Arial" w:cs="Arial"/>
            <w:sz w:val="22"/>
            <w:szCs w:val="22"/>
          </w:rPr>
          <w:delText xml:space="preserve">ular growth without </w:delText>
        </w:r>
      </w:del>
      <w:ins w:id="25" w:author="Murray, Andrew" w:date="2022-07-11T22:27:00Z">
        <w:del w:id="26" w:author="Piyush Nanda" w:date="2023-01-07T18:09:00Z">
          <w:r w:rsidR="009B3CEA" w:rsidDel="00776557">
            <w:rPr>
              <w:rFonts w:ascii="Arial" w:hAnsi="Arial" w:cs="Arial"/>
              <w:sz w:val="22"/>
              <w:szCs w:val="22"/>
            </w:rPr>
            <w:delText xml:space="preserve">cell </w:delText>
          </w:r>
        </w:del>
      </w:ins>
      <w:del w:id="27" w:author="Piyush Nanda" w:date="2023-01-07T18:15:00Z">
        <w:r w:rsidR="006008C6" w:rsidRPr="006008C6" w:rsidDel="00776557">
          <w:rPr>
            <w:rFonts w:ascii="Arial" w:hAnsi="Arial" w:cs="Arial"/>
            <w:sz w:val="22"/>
            <w:szCs w:val="22"/>
          </w:rPr>
          <w:delText xml:space="preserve">separation leads to the formation of multicellular </w:delText>
        </w:r>
      </w:del>
      <w:ins w:id="28" w:author="Murray, Andrew" w:date="2022-07-11T22:29:00Z">
        <w:del w:id="29" w:author="Piyush Nanda" w:date="2023-01-07T18:15:00Z">
          <w:r w:rsidR="009B3CEA" w:rsidDel="00776557">
            <w:rPr>
              <w:rFonts w:ascii="Arial" w:hAnsi="Arial" w:cs="Arial"/>
              <w:sz w:val="22"/>
              <w:szCs w:val="22"/>
            </w:rPr>
            <w:delText>clusters</w:delText>
          </w:r>
        </w:del>
      </w:ins>
      <w:del w:id="30" w:author="Piyush Nanda" w:date="2023-01-07T18:15:00Z">
        <w:r w:rsidR="006008C6" w:rsidRPr="006008C6" w:rsidDel="00776557">
          <w:rPr>
            <w:rFonts w:ascii="Arial" w:hAnsi="Arial" w:cs="Arial"/>
            <w:sz w:val="22"/>
            <w:szCs w:val="22"/>
          </w:rPr>
          <w:delText xml:space="preserve">structures which subsequently break to form propagules. What </w:delText>
        </w:r>
      </w:del>
      <w:ins w:id="31" w:author="Murray, Andrew" w:date="2022-07-11T22:30:00Z">
        <w:del w:id="32" w:author="Piyush Nanda" w:date="2023-01-07T18:15:00Z">
          <w:r w:rsidR="009B3CEA" w:rsidDel="00776557">
            <w:rPr>
              <w:rFonts w:ascii="Arial" w:hAnsi="Arial" w:cs="Arial"/>
              <w:sz w:val="22"/>
              <w:szCs w:val="22"/>
            </w:rPr>
            <w:delText>The</w:delText>
          </w:r>
          <w:r w:rsidR="009B3CEA" w:rsidRPr="006008C6" w:rsidDel="00776557">
            <w:rPr>
              <w:rFonts w:ascii="Arial" w:hAnsi="Arial" w:cs="Arial"/>
              <w:sz w:val="22"/>
              <w:szCs w:val="22"/>
            </w:rPr>
            <w:delText xml:space="preserve"> </w:delText>
          </w:r>
        </w:del>
      </w:ins>
      <w:del w:id="33" w:author="Piyush Nanda" w:date="2023-01-07T18:15:00Z">
        <w:r w:rsidR="006008C6" w:rsidRPr="006008C6" w:rsidDel="00776557">
          <w:rPr>
            <w:rFonts w:ascii="Arial" w:hAnsi="Arial" w:cs="Arial"/>
            <w:sz w:val="22"/>
            <w:szCs w:val="22"/>
          </w:rPr>
          <w:delText xml:space="preserve">dynamics </w:delText>
        </w:r>
      </w:del>
      <w:ins w:id="34" w:author="Murray, Andrew" w:date="2022-07-11T22:30:00Z">
        <w:del w:id="35" w:author="Piyush Nanda" w:date="2023-01-07T18:15:00Z">
          <w:r w:rsidR="009B3CEA" w:rsidDel="00776557">
            <w:rPr>
              <w:rFonts w:ascii="Arial" w:hAnsi="Arial" w:cs="Arial"/>
              <w:sz w:val="22"/>
              <w:szCs w:val="22"/>
            </w:rPr>
            <w:delText xml:space="preserve">that </w:delText>
          </w:r>
        </w:del>
      </w:ins>
      <w:del w:id="36" w:author="Piyush Nanda" w:date="2023-01-07T18:15:00Z">
        <w:r w:rsidR="006008C6" w:rsidRPr="006008C6" w:rsidDel="00776557">
          <w:rPr>
            <w:rFonts w:ascii="Arial" w:hAnsi="Arial" w:cs="Arial"/>
            <w:sz w:val="22"/>
            <w:szCs w:val="22"/>
          </w:rPr>
          <w:delText xml:space="preserve">allow growth and fragmentation </w:delText>
        </w:r>
      </w:del>
      <w:ins w:id="37" w:author="Murray, Andrew" w:date="2022-07-11T22:30:00Z">
        <w:del w:id="38" w:author="Piyush Nanda" w:date="2023-01-07T18:15:00Z">
          <w:r w:rsidR="009B3CEA" w:rsidDel="00776557">
            <w:rPr>
              <w:rFonts w:ascii="Arial" w:hAnsi="Arial" w:cs="Arial"/>
              <w:sz w:val="22"/>
              <w:szCs w:val="22"/>
            </w:rPr>
            <w:delText xml:space="preserve">clusters to grow and later fragment, </w:delText>
          </w:r>
        </w:del>
      </w:ins>
      <w:del w:id="39" w:author="Piyush Nanda" w:date="2023-01-07T18:15:00Z">
        <w:r w:rsidR="006008C6" w:rsidRPr="006008C6" w:rsidDel="00776557">
          <w:rPr>
            <w:rFonts w:ascii="Arial" w:hAnsi="Arial" w:cs="Arial"/>
            <w:sz w:val="22"/>
            <w:szCs w:val="22"/>
          </w:rPr>
          <w:delText xml:space="preserve">while preserving cellular interactions remain elusive. We propose </w:delText>
        </w:r>
      </w:del>
      <w:ins w:id="40" w:author="Murray, Andrew" w:date="2022-07-11T22:30:00Z">
        <w:del w:id="41" w:author="Piyush Nanda" w:date="2023-01-07T18:15:00Z">
          <w:r w:rsidR="009B3CEA" w:rsidDel="00776557">
            <w:rPr>
              <w:rFonts w:ascii="Arial" w:hAnsi="Arial" w:cs="Arial"/>
              <w:sz w:val="22"/>
              <w:szCs w:val="22"/>
            </w:rPr>
            <w:delText>examine</w:delText>
          </w:r>
          <w:r w:rsidR="009B3CEA" w:rsidRPr="006008C6" w:rsidDel="00776557">
            <w:rPr>
              <w:rFonts w:ascii="Arial" w:hAnsi="Arial" w:cs="Arial"/>
              <w:sz w:val="22"/>
              <w:szCs w:val="22"/>
            </w:rPr>
            <w:delText xml:space="preserve"> </w:delText>
          </w:r>
        </w:del>
      </w:ins>
      <w:del w:id="42" w:author="Piyush Nanda" w:date="2023-01-07T18:15:00Z">
        <w:r w:rsidR="006008C6" w:rsidRPr="006008C6" w:rsidDel="00776557">
          <w:rPr>
            <w:rFonts w:ascii="Arial" w:hAnsi="Arial" w:cs="Arial"/>
            <w:sz w:val="22"/>
            <w:szCs w:val="22"/>
          </w:rPr>
          <w:delText>a dynamic network model with cells as nodes and edges as physical cellular interactions that grow over time</w:delText>
        </w:r>
      </w:del>
      <w:ins w:id="43" w:author="Murray, Andrew" w:date="2022-07-11T22:31:00Z">
        <w:del w:id="44" w:author="Piyush Nanda" w:date="2023-01-07T16:22:00Z">
          <w:r w:rsidR="000B42F9" w:rsidDel="008B444A">
            <w:rPr>
              <w:rFonts w:ascii="Arial" w:hAnsi="Arial" w:cs="Arial"/>
              <w:sz w:val="22"/>
              <w:szCs w:val="22"/>
            </w:rPr>
            <w:delText>nodes</w:delText>
          </w:r>
        </w:del>
        <w:del w:id="45" w:author="Piyush Nanda" w:date="2023-01-07T18:15:00Z">
          <w:r w:rsidR="000B42F9" w:rsidDel="00776557">
            <w:rPr>
              <w:rFonts w:ascii="Arial" w:hAnsi="Arial" w:cs="Arial"/>
              <w:sz w:val="22"/>
              <w:szCs w:val="22"/>
            </w:rPr>
            <w:delText xml:space="preserve"> </w:delText>
          </w:r>
        </w:del>
        <w:del w:id="46" w:author="Piyush Nanda" w:date="2023-01-07T16:22:00Z">
          <w:r w:rsidR="000B42F9" w:rsidDel="008B444A">
            <w:rPr>
              <w:rFonts w:ascii="Arial" w:hAnsi="Arial" w:cs="Arial"/>
              <w:sz w:val="22"/>
              <w:szCs w:val="22"/>
            </w:rPr>
            <w:delText xml:space="preserve">that </w:delText>
          </w:r>
        </w:del>
        <w:del w:id="47" w:author="Piyush Nanda" w:date="2023-01-07T18:15:00Z">
          <w:r w:rsidR="000B42F9" w:rsidDel="00776557">
            <w:rPr>
              <w:rFonts w:ascii="Arial" w:hAnsi="Arial" w:cs="Arial"/>
              <w:sz w:val="22"/>
              <w:szCs w:val="22"/>
            </w:rPr>
            <w:delText xml:space="preserve">link </w:delText>
          </w:r>
        </w:del>
        <w:del w:id="48" w:author="Piyush Nanda" w:date="2023-01-07T16:23:00Z">
          <w:r w:rsidR="000B42F9" w:rsidDel="008B444A">
            <w:rPr>
              <w:rFonts w:ascii="Arial" w:hAnsi="Arial" w:cs="Arial"/>
              <w:sz w:val="22"/>
              <w:szCs w:val="22"/>
            </w:rPr>
            <w:delText>daughter cells to their mothers</w:delText>
          </w:r>
        </w:del>
      </w:ins>
      <w:del w:id="49" w:author="Piyush Nanda" w:date="2023-01-07T18:15:00Z">
        <w:r w:rsidR="006008C6" w:rsidRPr="006008C6" w:rsidDel="00776557">
          <w:rPr>
            <w:rFonts w:ascii="Arial" w:hAnsi="Arial" w:cs="Arial"/>
            <w:sz w:val="22"/>
            <w:szCs w:val="22"/>
          </w:rPr>
          <w:delText xml:space="preserve">. </w:delText>
        </w:r>
      </w:del>
      <w:ins w:id="50" w:author="Murray, Andrew" w:date="2022-07-11T22:34:00Z">
        <w:del w:id="51" w:author="Piyush Nanda" w:date="2023-01-07T16:24:00Z">
          <w:r w:rsidR="000B42F9" w:rsidDel="008B444A">
            <w:rPr>
              <w:rFonts w:ascii="Arial" w:hAnsi="Arial" w:cs="Arial"/>
              <w:sz w:val="22"/>
              <w:szCs w:val="22"/>
            </w:rPr>
            <w:delText xml:space="preserve">The model has three parameters: </w:delText>
          </w:r>
        </w:del>
      </w:ins>
      <w:ins w:id="52" w:author="Murray, Andrew" w:date="2022-07-11T22:35:00Z">
        <w:del w:id="53" w:author="Piyush Nanda" w:date="2023-01-07T16:24:00Z">
          <w:r w:rsidR="000B42F9" w:rsidRPr="006008C6" w:rsidDel="008B444A">
            <w:rPr>
              <w:rFonts w:ascii="Arial" w:hAnsi="Arial" w:cs="Arial"/>
              <w:sz w:val="22"/>
              <w:szCs w:val="22"/>
            </w:rPr>
            <w:delText xml:space="preserve">the cellular growth rate, the maximum number of cells that can surround a cell (kissing number) and </w:delText>
          </w:r>
          <w:r w:rsidR="000B42F9" w:rsidDel="008B444A">
            <w:rPr>
              <w:rFonts w:ascii="Arial" w:hAnsi="Arial" w:cs="Arial"/>
              <w:sz w:val="22"/>
              <w:szCs w:val="22"/>
            </w:rPr>
            <w:delText xml:space="preserve">the </w:delText>
          </w:r>
          <w:r w:rsidR="000B42F9" w:rsidRPr="006008C6" w:rsidDel="008B444A">
            <w:rPr>
              <w:rFonts w:ascii="Arial" w:hAnsi="Arial" w:cs="Arial"/>
              <w:sz w:val="22"/>
              <w:szCs w:val="22"/>
            </w:rPr>
            <w:delText>rate</w:delText>
          </w:r>
          <w:r w:rsidR="000B42F9" w:rsidDel="008B444A">
            <w:rPr>
              <w:rFonts w:ascii="Arial" w:hAnsi="Arial" w:cs="Arial"/>
              <w:sz w:val="22"/>
              <w:szCs w:val="22"/>
            </w:rPr>
            <w:delText xml:space="preserve"> at which the connections between mother and daughter cells decay. </w:delText>
          </w:r>
        </w:del>
      </w:ins>
      <w:del w:id="54" w:author="Piyush Nanda" w:date="2023-01-07T16:40:00Z">
        <w:r w:rsidR="006008C6" w:rsidRPr="006008C6" w:rsidDel="00F7286E">
          <w:rPr>
            <w:rFonts w:ascii="Arial" w:hAnsi="Arial" w:cs="Arial"/>
            <w:sz w:val="22"/>
            <w:szCs w:val="22"/>
          </w:rPr>
          <w:delText>We gain experimental</w:delText>
        </w:r>
      </w:del>
      <w:ins w:id="55" w:author="Murray, Andrew" w:date="2022-07-11T22:31:00Z">
        <w:del w:id="56" w:author="Piyush Nanda" w:date="2023-01-07T16:40:00Z">
          <w:r w:rsidR="000B42F9" w:rsidDel="00F7286E">
            <w:rPr>
              <w:rFonts w:ascii="Arial" w:hAnsi="Arial" w:cs="Arial"/>
              <w:sz w:val="22"/>
              <w:szCs w:val="22"/>
            </w:rPr>
            <w:delText>ly</w:delText>
          </w:r>
        </w:del>
      </w:ins>
      <w:del w:id="57" w:author="Piyush Nanda" w:date="2023-01-07T16:40:00Z">
        <w:r w:rsidR="006008C6" w:rsidRPr="006008C6" w:rsidDel="00F7286E">
          <w:rPr>
            <w:rFonts w:ascii="Arial" w:hAnsi="Arial" w:cs="Arial"/>
            <w:sz w:val="22"/>
            <w:szCs w:val="22"/>
          </w:rPr>
          <w:delText xml:space="preserve"> </w:delText>
        </w:r>
      </w:del>
      <w:del w:id="58" w:author="Piyush Nanda" w:date="2023-01-01T12:39:00Z">
        <w:r w:rsidR="006008C6" w:rsidRPr="006008C6" w:rsidDel="00081A12">
          <w:rPr>
            <w:rFonts w:ascii="Arial" w:hAnsi="Arial" w:cs="Arial"/>
            <w:sz w:val="22"/>
            <w:szCs w:val="22"/>
          </w:rPr>
          <w:delText>control</w:delText>
        </w:r>
      </w:del>
      <w:ins w:id="59" w:author="Murray, Andrew" w:date="2022-07-11T22:31:00Z">
        <w:del w:id="60" w:author="Piyush Nanda" w:date="2023-01-01T12:39:00Z">
          <w:r w:rsidR="000B42F9" w:rsidDel="00081A12">
            <w:rPr>
              <w:rFonts w:ascii="Arial" w:hAnsi="Arial" w:cs="Arial"/>
              <w:sz w:val="22"/>
              <w:szCs w:val="22"/>
            </w:rPr>
            <w:delText>ed</w:delText>
          </w:r>
        </w:del>
      </w:ins>
      <w:del w:id="61" w:author="Piyush Nanda" w:date="2023-01-07T16:40:00Z">
        <w:r w:rsidR="006008C6" w:rsidRPr="006008C6" w:rsidDel="00F7286E">
          <w:rPr>
            <w:rFonts w:ascii="Arial" w:hAnsi="Arial" w:cs="Arial"/>
            <w:sz w:val="22"/>
            <w:szCs w:val="22"/>
          </w:rPr>
          <w:delText xml:space="preserve"> over </w:delText>
        </w:r>
      </w:del>
      <w:del w:id="62" w:author="Piyush Nanda" w:date="2023-01-07T16:34:00Z">
        <w:r w:rsidR="006008C6" w:rsidRPr="006008C6" w:rsidDel="00270EF1">
          <w:rPr>
            <w:rFonts w:ascii="Arial" w:hAnsi="Arial" w:cs="Arial"/>
            <w:sz w:val="22"/>
            <w:szCs w:val="22"/>
          </w:rPr>
          <w:delText xml:space="preserve">the </w:delText>
        </w:r>
      </w:del>
      <w:del w:id="63" w:author="Piyush Nanda" w:date="2023-01-07T16:40:00Z">
        <w:r w:rsidR="006008C6" w:rsidRPr="006008C6" w:rsidDel="00F7286E">
          <w:rPr>
            <w:rFonts w:ascii="Arial" w:hAnsi="Arial" w:cs="Arial"/>
            <w:sz w:val="22"/>
            <w:szCs w:val="22"/>
          </w:rPr>
          <w:delText xml:space="preserve">biological counterparts of model parameters in multicellular yeast clusters. We </w:delText>
        </w:r>
      </w:del>
      <w:ins w:id="64" w:author="Murray, Andrew" w:date="2022-07-11T22:32:00Z">
        <w:del w:id="65" w:author="Piyush Nanda" w:date="2023-01-07T16:32:00Z">
          <w:r w:rsidR="000B42F9" w:rsidDel="00270EF1">
            <w:rPr>
              <w:rFonts w:ascii="Arial" w:hAnsi="Arial" w:cs="Arial"/>
              <w:sz w:val="22"/>
              <w:szCs w:val="22"/>
            </w:rPr>
            <w:delText xml:space="preserve">and </w:delText>
          </w:r>
        </w:del>
      </w:ins>
      <w:del w:id="66" w:author="Piyush Nanda" w:date="2023-01-07T16:32:00Z">
        <w:r w:rsidR="006008C6" w:rsidRPr="006008C6" w:rsidDel="00270EF1">
          <w:rPr>
            <w:rFonts w:ascii="Arial" w:hAnsi="Arial" w:cs="Arial"/>
            <w:sz w:val="22"/>
            <w:szCs w:val="22"/>
          </w:rPr>
          <w:delText>develop</w:delText>
        </w:r>
      </w:del>
      <w:ins w:id="67" w:author="Murray, Andrew" w:date="2022-07-11T22:32:00Z">
        <w:del w:id="68" w:author="Piyush Nanda" w:date="2023-01-07T16:32:00Z">
          <w:r w:rsidR="000B42F9" w:rsidDel="00270EF1">
            <w:rPr>
              <w:rFonts w:ascii="Arial" w:hAnsi="Arial" w:cs="Arial"/>
              <w:sz w:val="22"/>
              <w:szCs w:val="22"/>
            </w:rPr>
            <w:delText>ed</w:delText>
          </w:r>
        </w:del>
      </w:ins>
      <w:del w:id="69" w:author="Piyush Nanda" w:date="2023-01-07T16:32:00Z">
        <w:r w:rsidR="006008C6" w:rsidRPr="006008C6" w:rsidDel="00270EF1">
          <w:rPr>
            <w:rFonts w:ascii="Arial" w:hAnsi="Arial" w:cs="Arial"/>
            <w:sz w:val="22"/>
            <w:szCs w:val="22"/>
          </w:rPr>
          <w:delText xml:space="preserve"> a high-throughput imaging pipeline that allows us to count individual </w:delText>
        </w:r>
      </w:del>
      <w:ins w:id="70" w:author="Murray, Andrew" w:date="2022-07-11T22:32:00Z">
        <w:del w:id="71" w:author="Piyush Nanda" w:date="2023-01-07T16:32:00Z">
          <w:r w:rsidR="000B42F9" w:rsidDel="00270EF1">
            <w:rPr>
              <w:rFonts w:ascii="Arial" w:hAnsi="Arial" w:cs="Arial"/>
              <w:sz w:val="22"/>
              <w:szCs w:val="22"/>
            </w:rPr>
            <w:delText>the</w:delText>
          </w:r>
          <w:r w:rsidR="000B42F9" w:rsidRPr="006008C6" w:rsidDel="00270EF1">
            <w:rPr>
              <w:rFonts w:ascii="Arial" w:hAnsi="Arial" w:cs="Arial"/>
              <w:sz w:val="22"/>
              <w:szCs w:val="22"/>
            </w:rPr>
            <w:delText xml:space="preserve"> </w:delText>
          </w:r>
        </w:del>
      </w:ins>
      <w:del w:id="72" w:author="Piyush Nanda" w:date="2023-01-07T16:32:00Z">
        <w:r w:rsidR="006008C6" w:rsidRPr="006008C6" w:rsidDel="00270EF1">
          <w:rPr>
            <w:rFonts w:ascii="Arial" w:hAnsi="Arial" w:cs="Arial"/>
            <w:sz w:val="22"/>
            <w:szCs w:val="22"/>
          </w:rPr>
          <w:delText xml:space="preserve">cells in </w:delText>
        </w:r>
      </w:del>
      <w:del w:id="73" w:author="Piyush Nanda" w:date="2023-01-01T12:39:00Z">
        <w:r w:rsidR="006008C6" w:rsidRPr="006008C6" w:rsidDel="00081A12">
          <w:rPr>
            <w:rFonts w:ascii="Arial" w:hAnsi="Arial" w:cs="Arial"/>
            <w:sz w:val="22"/>
            <w:szCs w:val="22"/>
          </w:rPr>
          <w:delText>a multicellular</w:delText>
        </w:r>
      </w:del>
      <w:del w:id="74" w:author="Piyush Nanda" w:date="2023-01-07T16:32:00Z">
        <w:r w:rsidR="006008C6" w:rsidRPr="006008C6" w:rsidDel="00270EF1">
          <w:rPr>
            <w:rFonts w:ascii="Arial" w:hAnsi="Arial" w:cs="Arial"/>
            <w:sz w:val="22"/>
            <w:szCs w:val="22"/>
          </w:rPr>
          <w:delText xml:space="preserve"> cluster. </w:delText>
        </w:r>
        <w:r w:rsidR="006008C6" w:rsidRPr="00081A12" w:rsidDel="00270EF1">
          <w:rPr>
            <w:rFonts w:ascii="Arial" w:hAnsi="Arial" w:cs="Arial"/>
            <w:sz w:val="22"/>
            <w:szCs w:val="22"/>
            <w:highlight w:val="yellow"/>
            <w:rPrChange w:id="75" w:author="Piyush Nanda" w:date="2023-01-01T12:41:00Z">
              <w:rPr>
                <w:rFonts w:ascii="Arial" w:hAnsi="Arial" w:cs="Arial"/>
                <w:sz w:val="22"/>
                <w:szCs w:val="22"/>
              </w:rPr>
            </w:rPrChange>
          </w:rPr>
          <w:delText>Only u</w:delText>
        </w:r>
      </w:del>
      <w:ins w:id="76" w:author="Murray, Andrew" w:date="2022-07-11T22:36:00Z">
        <w:del w:id="77" w:author="Piyush Nanda" w:date="2023-01-07T16:29:00Z">
          <w:r w:rsidR="00DB2CEB" w:rsidRPr="00081A12" w:rsidDel="00270EF1">
            <w:rPr>
              <w:rFonts w:ascii="Arial" w:hAnsi="Arial" w:cs="Arial"/>
              <w:sz w:val="22"/>
              <w:szCs w:val="22"/>
              <w:highlight w:val="yellow"/>
              <w:rPrChange w:id="78" w:author="Piyush Nanda" w:date="2023-01-01T12:41:00Z">
                <w:rPr>
                  <w:rFonts w:ascii="Arial" w:hAnsi="Arial" w:cs="Arial"/>
                  <w:sz w:val="22"/>
                  <w:szCs w:val="22"/>
                </w:rPr>
              </w:rPrChange>
            </w:rPr>
            <w:delText>Our model</w:delText>
          </w:r>
        </w:del>
      </w:ins>
      <w:del w:id="79" w:author="Piyush Nanda" w:date="2023-01-07T16:29:00Z">
        <w:r w:rsidR="006008C6" w:rsidRPr="00081A12" w:rsidDel="00270EF1">
          <w:rPr>
            <w:rFonts w:ascii="Arial" w:hAnsi="Arial" w:cs="Arial"/>
            <w:sz w:val="22"/>
            <w:szCs w:val="22"/>
            <w:highlight w:val="yellow"/>
            <w:rPrChange w:id="80" w:author="Piyush Nanda" w:date="2023-01-01T12:41:00Z">
              <w:rPr>
                <w:rFonts w:ascii="Arial" w:hAnsi="Arial" w:cs="Arial"/>
                <w:sz w:val="22"/>
                <w:szCs w:val="22"/>
              </w:rPr>
            </w:rPrChange>
          </w:rPr>
          <w:delText>sing the cellular growth rate, the maximum number of cells that can surround a cell (kissing number) and cellular connection breaking rate, we reproduce</w:delText>
        </w:r>
      </w:del>
      <w:ins w:id="81" w:author="Murray, Andrew" w:date="2022-07-11T22:36:00Z">
        <w:del w:id="82" w:author="Piyush Nanda" w:date="2023-01-07T16:29:00Z">
          <w:r w:rsidR="00DB2CEB" w:rsidRPr="00081A12" w:rsidDel="00270EF1">
            <w:rPr>
              <w:rFonts w:ascii="Arial" w:hAnsi="Arial" w:cs="Arial"/>
              <w:sz w:val="22"/>
              <w:szCs w:val="22"/>
              <w:highlight w:val="yellow"/>
              <w:rPrChange w:id="83" w:author="Piyush Nanda" w:date="2023-01-01T12:41:00Z">
                <w:rPr>
                  <w:rFonts w:ascii="Arial" w:hAnsi="Arial" w:cs="Arial"/>
                  <w:sz w:val="22"/>
                  <w:szCs w:val="22"/>
                </w:rPr>
              </w:rPrChange>
            </w:rPr>
            <w:delText>s</w:delText>
          </w:r>
        </w:del>
      </w:ins>
      <w:del w:id="84" w:author="Piyush Nanda" w:date="2023-01-07T16:29:00Z">
        <w:r w:rsidR="006008C6" w:rsidRPr="00081A12" w:rsidDel="00270EF1">
          <w:rPr>
            <w:rFonts w:ascii="Arial" w:hAnsi="Arial" w:cs="Arial"/>
            <w:sz w:val="22"/>
            <w:szCs w:val="22"/>
            <w:highlight w:val="yellow"/>
            <w:rPrChange w:id="85" w:author="Piyush Nanda" w:date="2023-01-01T12:41:00Z">
              <w:rPr>
                <w:rFonts w:ascii="Arial" w:hAnsi="Arial" w:cs="Arial"/>
                <w:sz w:val="22"/>
                <w:szCs w:val="22"/>
              </w:rPr>
            </w:rPrChange>
          </w:rPr>
          <w:delText xml:space="preserve"> experimentally obtained growth dynamics</w:delText>
        </w:r>
      </w:del>
      <w:ins w:id="86" w:author="Murray, Andrew" w:date="2022-07-11T22:36:00Z">
        <w:del w:id="87" w:author="Piyush Nanda" w:date="2023-01-07T16:29:00Z">
          <w:r w:rsidR="00DB2CEB" w:rsidRPr="00081A12" w:rsidDel="00270EF1">
            <w:rPr>
              <w:rFonts w:ascii="Arial" w:hAnsi="Arial" w:cs="Arial"/>
              <w:sz w:val="22"/>
              <w:szCs w:val="22"/>
              <w:highlight w:val="yellow"/>
              <w:rPrChange w:id="88" w:author="Piyush Nanda" w:date="2023-01-01T12:41:00Z">
                <w:rPr>
                  <w:rFonts w:ascii="Arial" w:hAnsi="Arial" w:cs="Arial"/>
                  <w:sz w:val="22"/>
                  <w:szCs w:val="22"/>
                </w:rPr>
              </w:rPrChange>
            </w:rPr>
            <w:delText xml:space="preserve"> </w:delText>
          </w:r>
        </w:del>
      </w:ins>
      <w:ins w:id="89" w:author="Murray, Andrew" w:date="2022-07-11T22:37:00Z">
        <w:del w:id="90" w:author="Piyush Nanda" w:date="2023-01-07T16:29:00Z">
          <w:r w:rsidR="00DB2CEB" w:rsidRPr="00081A12" w:rsidDel="00270EF1">
            <w:rPr>
              <w:rFonts w:ascii="Arial" w:hAnsi="Arial" w:cs="Arial"/>
              <w:sz w:val="22"/>
              <w:szCs w:val="22"/>
              <w:highlight w:val="yellow"/>
              <w:rPrChange w:id="91" w:author="Piyush Nanda" w:date="2023-01-01T12:41:00Z">
                <w:rPr>
                  <w:rFonts w:ascii="Arial" w:hAnsi="Arial" w:cs="Arial"/>
                  <w:sz w:val="22"/>
                  <w:szCs w:val="22"/>
                </w:rPr>
              </w:rPrChange>
            </w:rPr>
            <w:delText xml:space="preserve">including the effect of </w:delText>
          </w:r>
        </w:del>
      </w:ins>
      <w:del w:id="92" w:author="Piyush Nanda" w:date="2023-01-07T16:29:00Z">
        <w:r w:rsidR="006008C6" w:rsidRPr="00081A12" w:rsidDel="00270EF1">
          <w:rPr>
            <w:rFonts w:ascii="Arial" w:hAnsi="Arial" w:cs="Arial"/>
            <w:sz w:val="22"/>
            <w:szCs w:val="22"/>
            <w:highlight w:val="yellow"/>
            <w:rPrChange w:id="93" w:author="Piyush Nanda" w:date="2023-01-01T12:41:00Z">
              <w:rPr>
                <w:rFonts w:ascii="Arial" w:hAnsi="Arial" w:cs="Arial"/>
                <w:sz w:val="22"/>
                <w:szCs w:val="22"/>
              </w:rPr>
            </w:rPrChange>
          </w:rPr>
          <w:delText xml:space="preserve">. We show that the interplay between the growth rate of individual cells </w:delText>
        </w:r>
      </w:del>
      <w:ins w:id="94" w:author="Murray, Andrew" w:date="2022-07-11T22:37:00Z">
        <w:del w:id="95" w:author="Piyush Nanda" w:date="2023-01-07T16:29:00Z">
          <w:r w:rsidR="00DB2CEB" w:rsidRPr="00081A12" w:rsidDel="00270EF1">
            <w:rPr>
              <w:rFonts w:ascii="Arial" w:hAnsi="Arial" w:cs="Arial"/>
              <w:sz w:val="22"/>
              <w:szCs w:val="22"/>
              <w:highlight w:val="yellow"/>
              <w:rPrChange w:id="96" w:author="Piyush Nanda" w:date="2023-01-01T12:41:00Z">
                <w:rPr>
                  <w:rFonts w:ascii="Arial" w:hAnsi="Arial" w:cs="Arial"/>
                  <w:sz w:val="22"/>
                  <w:szCs w:val="22"/>
                </w:rPr>
              </w:rPrChange>
            </w:rPr>
            <w:delText xml:space="preserve">varying the cellular growth rate </w:delText>
          </w:r>
        </w:del>
      </w:ins>
      <w:del w:id="97" w:author="Piyush Nanda" w:date="2023-01-07T16:29:00Z">
        <w:r w:rsidR="006008C6" w:rsidRPr="00081A12" w:rsidDel="00270EF1">
          <w:rPr>
            <w:rFonts w:ascii="Arial" w:hAnsi="Arial" w:cs="Arial"/>
            <w:sz w:val="22"/>
            <w:szCs w:val="22"/>
            <w:highlight w:val="yellow"/>
            <w:rPrChange w:id="98" w:author="Piyush Nanda" w:date="2023-01-01T12:41:00Z">
              <w:rPr>
                <w:rFonts w:ascii="Arial" w:hAnsi="Arial" w:cs="Arial"/>
                <w:sz w:val="22"/>
                <w:szCs w:val="22"/>
              </w:rPr>
            </w:rPrChange>
          </w:rPr>
          <w:delText xml:space="preserve">and the breaking rate of their links </w:delText>
        </w:r>
      </w:del>
      <w:ins w:id="99" w:author="Murray, Andrew" w:date="2022-07-11T22:38:00Z">
        <w:del w:id="100" w:author="Piyush Nanda" w:date="2023-01-07T16:29:00Z">
          <w:r w:rsidR="00DB2CEB" w:rsidRPr="00081A12" w:rsidDel="00270EF1">
            <w:rPr>
              <w:rFonts w:ascii="Arial" w:hAnsi="Arial" w:cs="Arial"/>
              <w:sz w:val="22"/>
              <w:szCs w:val="22"/>
              <w:highlight w:val="yellow"/>
              <w:rPrChange w:id="101" w:author="Piyush Nanda" w:date="2023-01-01T12:41:00Z">
                <w:rPr>
                  <w:rFonts w:ascii="Arial" w:hAnsi="Arial" w:cs="Arial"/>
                  <w:sz w:val="22"/>
                  <w:szCs w:val="22"/>
                </w:rPr>
              </w:rPrChange>
            </w:rPr>
            <w:delText xml:space="preserve">mother-daughter links </w:delText>
          </w:r>
        </w:del>
      </w:ins>
      <w:del w:id="102" w:author="Piyush Nanda" w:date="2023-01-07T16:29:00Z">
        <w:r w:rsidR="006008C6" w:rsidRPr="00081A12" w:rsidDel="00270EF1">
          <w:rPr>
            <w:rFonts w:ascii="Arial" w:hAnsi="Arial" w:cs="Arial"/>
            <w:sz w:val="22"/>
            <w:szCs w:val="22"/>
            <w:highlight w:val="yellow"/>
            <w:rPrChange w:id="103" w:author="Piyush Nanda" w:date="2023-01-01T12:41:00Z">
              <w:rPr>
                <w:rFonts w:ascii="Arial" w:hAnsi="Arial" w:cs="Arial"/>
                <w:sz w:val="22"/>
                <w:szCs w:val="22"/>
              </w:rPr>
            </w:rPrChange>
          </w:rPr>
          <w:delText>determines the distribution of cluster sizes.</w:delText>
        </w:r>
      </w:del>
      <w:del w:id="104" w:author="Piyush Nanda" w:date="2023-01-07T16:52:00Z">
        <w:r w:rsidR="006008C6" w:rsidRPr="006008C6" w:rsidDel="00840B01">
          <w:rPr>
            <w:rFonts w:ascii="Arial" w:hAnsi="Arial" w:cs="Arial"/>
            <w:sz w:val="22"/>
            <w:szCs w:val="22"/>
          </w:rPr>
          <w:delText xml:space="preserve"> </w:delText>
        </w:r>
      </w:del>
      <w:del w:id="105" w:author="Piyush Nanda" w:date="2023-01-07T18:15:00Z">
        <w:r w:rsidR="006008C6" w:rsidRPr="006008C6" w:rsidDel="00776557">
          <w:rPr>
            <w:rFonts w:ascii="Arial" w:hAnsi="Arial" w:cs="Arial"/>
            <w:sz w:val="22"/>
            <w:szCs w:val="22"/>
          </w:rPr>
          <w:delText xml:space="preserve">We use </w:delText>
        </w:r>
      </w:del>
      <w:del w:id="106" w:author="Piyush Nanda" w:date="2023-01-07T16:52:00Z">
        <w:r w:rsidR="006008C6" w:rsidRPr="006008C6" w:rsidDel="00840B01">
          <w:rPr>
            <w:rFonts w:ascii="Arial" w:hAnsi="Arial" w:cs="Arial"/>
            <w:sz w:val="22"/>
            <w:szCs w:val="22"/>
          </w:rPr>
          <w:delText xml:space="preserve">the model to find parameters that optimize the </w:delText>
        </w:r>
      </w:del>
      <w:ins w:id="107" w:author="Murray, Andrew" w:date="2022-07-11T22:39:00Z">
        <w:del w:id="108" w:author="Piyush Nanda" w:date="2023-01-07T16:52:00Z">
          <w:r w:rsidR="00DB2CEB" w:rsidDel="00840B01">
            <w:rPr>
              <w:rFonts w:ascii="Arial" w:hAnsi="Arial" w:cs="Arial"/>
              <w:sz w:val="22"/>
              <w:szCs w:val="22"/>
            </w:rPr>
            <w:delText>generation of clusters that contain both faster-dividing germ cells and their differentiated derivatives</w:delText>
          </w:r>
        </w:del>
      </w:ins>
      <w:ins w:id="109" w:author="Murray, Andrew" w:date="2022-07-11T22:40:00Z">
        <w:del w:id="110" w:author="Piyush Nanda" w:date="2023-01-07T16:52:00Z">
          <w:r w:rsidR="00DB2CEB" w:rsidDel="00840B01">
            <w:rPr>
              <w:rFonts w:ascii="Arial" w:hAnsi="Arial" w:cs="Arial"/>
              <w:sz w:val="22"/>
              <w:szCs w:val="22"/>
            </w:rPr>
            <w:delText xml:space="preserve">, showing that </w:delText>
          </w:r>
        </w:del>
      </w:ins>
      <w:del w:id="111" w:author="Piyush Nanda" w:date="2023-01-07T16:52:00Z">
        <w:r w:rsidR="006008C6" w:rsidRPr="006008C6" w:rsidDel="00840B01">
          <w:rPr>
            <w:rFonts w:ascii="Arial" w:hAnsi="Arial" w:cs="Arial"/>
            <w:sz w:val="22"/>
            <w:szCs w:val="22"/>
          </w:rPr>
          <w:delText>allocation of two cell types in a differentiating multicellular cluster where the cell types, i.e., germline and somatic cells, undergo a division of labor. We predict and experimentally show that the proportionate distribution of two cell types is stabilized by increasing the kissing number or the growth rate difference between germline and soma</w:delText>
        </w:r>
      </w:del>
      <w:ins w:id="112" w:author="Murray, Andrew" w:date="2022-07-11T22:40:00Z">
        <w:del w:id="113" w:author="Piyush Nanda" w:date="2023-01-07T16:52:00Z">
          <w:r w:rsidR="00DB2CEB" w:rsidDel="00840B01">
            <w:rPr>
              <w:rFonts w:ascii="Arial" w:hAnsi="Arial" w:cs="Arial"/>
              <w:sz w:val="22"/>
              <w:szCs w:val="22"/>
            </w:rPr>
            <w:delText xml:space="preserve"> raises the fraction of cluster that contain both cell types</w:delText>
          </w:r>
        </w:del>
      </w:ins>
      <w:del w:id="114" w:author="Piyush Nanda" w:date="2023-01-07T16:52:00Z">
        <w:r w:rsidR="006008C6" w:rsidRPr="006008C6" w:rsidDel="00840B01">
          <w:rPr>
            <w:rFonts w:ascii="Arial" w:hAnsi="Arial" w:cs="Arial"/>
            <w:sz w:val="22"/>
            <w:szCs w:val="22"/>
          </w:rPr>
          <w:delText xml:space="preserve">. </w:delText>
        </w:r>
      </w:del>
      <w:ins w:id="115" w:author="Murray, Andrew" w:date="2022-07-11T22:42:00Z">
        <w:del w:id="116" w:author="Piyush Nanda" w:date="2023-01-07T18:07:00Z">
          <w:r w:rsidR="00A94251" w:rsidDel="00776557">
            <w:rPr>
              <w:rFonts w:ascii="Arial" w:hAnsi="Arial" w:cs="Arial"/>
              <w:sz w:val="22"/>
              <w:szCs w:val="22"/>
            </w:rPr>
            <w:delText>Our model</w:delText>
          </w:r>
        </w:del>
        <w:del w:id="117" w:author="Piyush Nanda" w:date="2023-01-07T18:15:00Z">
          <w:r w:rsidR="00A94251" w:rsidDel="00776557">
            <w:rPr>
              <w:rFonts w:ascii="Arial" w:hAnsi="Arial" w:cs="Arial"/>
              <w:sz w:val="22"/>
              <w:szCs w:val="22"/>
            </w:rPr>
            <w:delText xml:space="preserve"> makes it possible to examine how</w:delText>
          </w:r>
        </w:del>
        <w:del w:id="118" w:author="Piyush Nanda" w:date="2023-01-07T18:07:00Z">
          <w:r w:rsidR="00A94251" w:rsidDel="00776557">
            <w:rPr>
              <w:rFonts w:ascii="Arial" w:hAnsi="Arial" w:cs="Arial"/>
              <w:sz w:val="22"/>
              <w:szCs w:val="22"/>
            </w:rPr>
            <w:delText xml:space="preserve"> </w:delText>
          </w:r>
        </w:del>
        <w:del w:id="119" w:author="Piyush Nanda" w:date="2023-01-07T18:06:00Z">
          <w:r w:rsidR="00A94251" w:rsidDel="00776557">
            <w:rPr>
              <w:rFonts w:ascii="Arial" w:hAnsi="Arial" w:cs="Arial"/>
              <w:sz w:val="22"/>
              <w:szCs w:val="22"/>
            </w:rPr>
            <w:delText xml:space="preserve">natural selection for different phenotypes </w:delText>
          </w:r>
        </w:del>
        <w:del w:id="120" w:author="Piyush Nanda" w:date="2023-01-07T18:07:00Z">
          <w:r w:rsidR="00A94251" w:rsidDel="00776557">
            <w:rPr>
              <w:rFonts w:ascii="Arial" w:hAnsi="Arial" w:cs="Arial"/>
              <w:sz w:val="22"/>
              <w:szCs w:val="22"/>
            </w:rPr>
            <w:delText>will</w:delText>
          </w:r>
        </w:del>
        <w:del w:id="121" w:author="Piyush Nanda" w:date="2023-01-07T18:15:00Z">
          <w:r w:rsidR="00A94251" w:rsidDel="00776557">
            <w:rPr>
              <w:rFonts w:ascii="Arial" w:hAnsi="Arial" w:cs="Arial"/>
              <w:sz w:val="22"/>
              <w:szCs w:val="22"/>
            </w:rPr>
            <w:delText xml:space="preserve"> control the size and cellular composition of the multicellula</w:delText>
          </w:r>
        </w:del>
      </w:ins>
      <w:ins w:id="122" w:author="Murray, Andrew" w:date="2022-07-11T22:43:00Z">
        <w:del w:id="123" w:author="Piyush Nanda" w:date="2023-01-07T18:15:00Z">
          <w:r w:rsidR="00A94251" w:rsidDel="00776557">
            <w:rPr>
              <w:rFonts w:ascii="Arial" w:hAnsi="Arial" w:cs="Arial"/>
              <w:sz w:val="22"/>
              <w:szCs w:val="22"/>
            </w:rPr>
            <w:delText>r clusters that were likely the ancestors of more sophisticated forms of multicellular development, organization, and repro</w:delText>
          </w:r>
        </w:del>
      </w:ins>
      <w:ins w:id="124" w:author="Murray, Andrew" w:date="2022-07-11T22:44:00Z">
        <w:del w:id="125" w:author="Piyush Nanda" w:date="2023-01-07T18:15:00Z">
          <w:r w:rsidR="00A94251" w:rsidDel="00776557">
            <w:rPr>
              <w:rFonts w:ascii="Arial" w:hAnsi="Arial" w:cs="Arial"/>
              <w:sz w:val="22"/>
              <w:szCs w:val="22"/>
            </w:rPr>
            <w:delText>duction.</w:delText>
          </w:r>
        </w:del>
      </w:ins>
      <w:commentRangeEnd w:id="19"/>
      <w:del w:id="126" w:author="Piyush Nanda" w:date="2023-01-07T18:15:00Z">
        <w:r w:rsidR="00081A12" w:rsidDel="00776557">
          <w:rPr>
            <w:rStyle w:val="CommentReference"/>
          </w:rPr>
          <w:commentReference w:id="19"/>
        </w:r>
        <w:commentRangeEnd w:id="20"/>
        <w:r w:rsidR="00081A12" w:rsidDel="00776557">
          <w:rPr>
            <w:rStyle w:val="CommentReference"/>
          </w:rPr>
          <w:commentReference w:id="20"/>
        </w:r>
      </w:del>
    </w:p>
    <w:p w14:paraId="7DB585DB" w14:textId="77777777" w:rsidR="00776557" w:rsidRDefault="00776557" w:rsidP="00F064E4">
      <w:pPr>
        <w:jc w:val="both"/>
        <w:rPr>
          <w:ins w:id="127" w:author="Piyush Nanda" w:date="2023-01-07T18:15:00Z"/>
          <w:rFonts w:ascii="Arial" w:hAnsi="Arial" w:cs="Arial"/>
          <w:sz w:val="22"/>
          <w:szCs w:val="22"/>
        </w:rPr>
      </w:pPr>
    </w:p>
    <w:p w14:paraId="6899C8D6" w14:textId="3F6EFE3B" w:rsidR="001D255D" w:rsidDel="00A94251" w:rsidRDefault="006008C6" w:rsidP="00F064E4">
      <w:pPr>
        <w:jc w:val="both"/>
        <w:rPr>
          <w:del w:id="128" w:author="Murray, Andrew" w:date="2022-07-11T22:44:00Z"/>
          <w:rFonts w:ascii="Arial" w:hAnsi="Arial" w:cs="Arial"/>
          <w:sz w:val="22"/>
          <w:szCs w:val="22"/>
        </w:rPr>
        <w:pPrChange w:id="129" w:author="Piyush Nanda" w:date="2023-01-25T14:26:00Z">
          <w:pPr>
            <w:jc w:val="both"/>
          </w:pPr>
        </w:pPrChange>
      </w:pPr>
      <w:del w:id="130" w:author="Murray, Andrew" w:date="2022-07-11T22:44:00Z">
        <w:r w:rsidRPr="006008C6" w:rsidDel="00A94251">
          <w:rPr>
            <w:rFonts w:ascii="Arial" w:hAnsi="Arial" w:cs="Arial"/>
            <w:sz w:val="22"/>
            <w:szCs w:val="22"/>
          </w:rPr>
          <w:delText>The model enables inquiry into multicellular growth and differentiation dynamics to understand how genetic background controls multicellular features on which natural selection acts.</w:delText>
        </w:r>
      </w:del>
    </w:p>
    <w:p w14:paraId="1A7A52EE" w14:textId="77777777" w:rsidR="006008C6" w:rsidRDefault="006008C6" w:rsidP="00F064E4">
      <w:pPr>
        <w:jc w:val="both"/>
        <w:rPr>
          <w:rFonts w:ascii="Arial" w:hAnsi="Arial" w:cs="Arial"/>
          <w:b/>
          <w:bCs/>
          <w:sz w:val="22"/>
          <w:szCs w:val="22"/>
        </w:rPr>
      </w:pPr>
    </w:p>
    <w:p w14:paraId="43428176" w14:textId="32219810" w:rsidR="000309D8" w:rsidRDefault="00D8080A" w:rsidP="00F064E4">
      <w:pPr>
        <w:jc w:val="both"/>
        <w:rPr>
          <w:rFonts w:ascii="Arial" w:hAnsi="Arial" w:cs="Arial"/>
          <w:b/>
          <w:bCs/>
          <w:sz w:val="22"/>
          <w:szCs w:val="22"/>
        </w:rPr>
      </w:pPr>
      <w:r>
        <w:rPr>
          <w:rFonts w:ascii="Arial" w:hAnsi="Arial" w:cs="Arial"/>
          <w:b/>
          <w:bCs/>
          <w:sz w:val="22"/>
          <w:szCs w:val="22"/>
        </w:rPr>
        <w:t>Introduction</w:t>
      </w:r>
    </w:p>
    <w:p w14:paraId="1260AE73" w14:textId="51DFF30D" w:rsidR="00200D64" w:rsidRDefault="009830CF" w:rsidP="00F064E4">
      <w:pPr>
        <w:jc w:val="both"/>
        <w:rPr>
          <w:rFonts w:ascii="Arial" w:hAnsi="Arial" w:cs="Arial"/>
          <w:sz w:val="22"/>
          <w:szCs w:val="22"/>
        </w:rPr>
      </w:pPr>
      <w:r w:rsidRPr="003C3474">
        <w:rPr>
          <w:rFonts w:ascii="Arial" w:hAnsi="Arial" w:cs="Arial"/>
          <w:sz w:val="22"/>
          <w:szCs w:val="22"/>
        </w:rPr>
        <w:t>How unicellular organisms</w:t>
      </w:r>
      <w:r w:rsidR="00FC5419" w:rsidRPr="003C3474">
        <w:rPr>
          <w:rFonts w:ascii="Arial" w:hAnsi="Arial" w:cs="Arial"/>
          <w:sz w:val="22"/>
          <w:szCs w:val="22"/>
        </w:rPr>
        <w:t xml:space="preserve"> gather to</w:t>
      </w:r>
      <w:r w:rsidRPr="003C3474">
        <w:rPr>
          <w:rFonts w:ascii="Arial" w:hAnsi="Arial" w:cs="Arial"/>
          <w:sz w:val="22"/>
          <w:szCs w:val="22"/>
        </w:rPr>
        <w:t xml:space="preserve"> exhibit multicellular behavior</w:t>
      </w:r>
      <w:r w:rsidR="00FC5419" w:rsidRPr="003C3474">
        <w:rPr>
          <w:rFonts w:ascii="Arial" w:hAnsi="Arial" w:cs="Arial"/>
          <w:sz w:val="22"/>
          <w:szCs w:val="22"/>
        </w:rPr>
        <w:t xml:space="preserve"> hints at the origins of multicellularity</w:t>
      </w:r>
      <w:customXmlInsRangeStart w:id="131" w:author="Piyush Nanda" w:date="2023-01-26T09:55:00Z"/>
      <w:sdt>
        <w:sdtPr>
          <w:rPr>
            <w:rFonts w:ascii="Arial" w:hAnsi="Arial" w:cs="Arial"/>
            <w:color w:val="000000"/>
            <w:sz w:val="22"/>
            <w:szCs w:val="22"/>
            <w:vertAlign w:val="superscript"/>
            <w:rPrChange w:id="132" w:author="Piyush Nanda" w:date="2023-01-26T11:36:00Z">
              <w:rPr>
                <w:rFonts w:ascii="Arial" w:hAnsi="Arial" w:cs="Arial"/>
                <w:sz w:val="22"/>
                <w:szCs w:val="22"/>
              </w:rPr>
            </w:rPrChange>
          </w:rPr>
          <w:tag w:val="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"/>
          <w:id w:val="-1160228475"/>
          <w:placeholder>
            <w:docPart w:val="DefaultPlaceholder_-1854013440"/>
          </w:placeholder>
        </w:sdtPr>
        <w:sdtContent>
          <w:customXmlInsRangeEnd w:id="131"/>
          <w:ins w:id="133" w:author="Piyush Nanda" w:date="2023-01-26T11:36:00Z">
            <w:r w:rsidR="00C548E9" w:rsidRPr="00C548E9">
              <w:rPr>
                <w:rFonts w:ascii="Arial" w:hAnsi="Arial" w:cs="Arial"/>
                <w:color w:val="000000"/>
                <w:sz w:val="22"/>
                <w:szCs w:val="22"/>
                <w:vertAlign w:val="superscript"/>
              </w:rPr>
              <w:t>1–3</w:t>
            </w:r>
          </w:ins>
          <w:customXmlInsRangeStart w:id="134" w:author="Piyush Nanda" w:date="2023-01-26T09:55:00Z"/>
        </w:sdtContent>
      </w:sdt>
      <w:customXmlInsRangeEnd w:id="134"/>
      <w:sdt>
        <w:sdtPr>
          <w:rPr>
            <w:rFonts w:ascii="Arial" w:hAnsi="Arial" w:cs="Arial"/>
            <w:color w:val="000000"/>
            <w:sz w:val="22"/>
            <w:szCs w:val="22"/>
            <w:vertAlign w:val="superscript"/>
          </w:rPr>
          <w:tag w:val="MENDELEY_CITATION_v3_eyJjaXRhdGlvbklEIjoiTUVOREVMRVlfQ0lUQVRJT05fODVhNTg3NDItYzliNS00MzAzLWFkZGItODc0MDEwN2U1NGFiIiwicHJvcGVydGllcyI6eyJub3RlSW5kZXgiOjB9LCJpc0VkaXRlZCI6ZmFsc2UsIm1hbnVhbE92ZXJyaWRlIjp7ImlzTWFudWFsbHlPdmVycmlkZGVuIjpmYWxzZSwiY2l0ZXByb2NUZXh0IjoiPHN1cD4y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"/>
          <w:id w:val="-1520241923"/>
          <w:placeholder>
            <w:docPart w:val="DefaultPlaceholder_-1854013440"/>
          </w:placeholder>
        </w:sdtPr>
        <w:sdtContent>
          <w:ins w:id="135" w:author="Piyush Nanda" w:date="2023-01-26T11:36:00Z">
            <w:r w:rsidR="00C548E9" w:rsidRPr="00C548E9">
              <w:rPr>
                <w:rFonts w:ascii="Arial" w:hAnsi="Arial" w:cs="Arial"/>
                <w:color w:val="000000"/>
                <w:sz w:val="22"/>
                <w:szCs w:val="22"/>
                <w:vertAlign w:val="superscript"/>
              </w:rPr>
              <w:t>2</w:t>
            </w:r>
          </w:ins>
          <w:del w:id="136" w:author="Piyush Nanda" w:date="2023-01-26T09:46:00Z">
            <w:r w:rsidR="005A4C03" w:rsidRPr="00C548E9" w:rsidDel="003A1D23">
              <w:rPr>
                <w:rFonts w:ascii="Arial" w:hAnsi="Arial" w:cs="Arial"/>
                <w:color w:val="000000"/>
                <w:sz w:val="22"/>
                <w:szCs w:val="22"/>
                <w:vertAlign w:val="superscript"/>
              </w:rPr>
              <w:delText>1</w:delText>
            </w:r>
          </w:del>
        </w:sdtContent>
      </w:sdt>
      <w:r w:rsidR="00FC5419" w:rsidRPr="003C3474">
        <w:rPr>
          <w:rFonts w:ascii="Arial" w:hAnsi="Arial" w:cs="Arial"/>
          <w:sz w:val="22"/>
          <w:szCs w:val="22"/>
        </w:rPr>
        <w:t>. Selecting for either faster settling</w:t>
      </w:r>
      <w:sdt>
        <w:sdtPr>
          <w:rPr>
            <w:rFonts w:ascii="Arial" w:hAnsi="Arial" w:cs="Arial"/>
            <w:color w:val="000000"/>
            <w:sz w:val="22"/>
            <w:szCs w:val="22"/>
            <w:vertAlign w:val="superscript"/>
          </w:rPr>
          <w:tag w:val="MENDELEY_CITATION_v3_eyJjaXRhdGlvbklEIjoiTUVOREVMRVlfQ0lUQVRJT05fMGE0ZjgzOTUtNDdjZS00ODYxLTgyYTktYzcwMGUxOTg4OTRiIiwicHJvcGVydGllcyI6eyJub3RlSW5kZXgiOjB9LCJpc0VkaXRlZCI6ZmFsc2UsIm1hbnVhbE92ZXJyaWRlIjp7ImlzTWFudWFsbHlPdmVycmlkZGVuIjpmYWxzZSwiY2l0ZXByb2NUZXh0IjoiPHN1cD40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
          <w:id w:val="334121974"/>
          <w:placeholder>
            <w:docPart w:val="DefaultPlaceholder_-1854013440"/>
          </w:placeholder>
        </w:sdtPr>
        <w:sdtContent>
          <w:ins w:id="137" w:author="Piyush Nanda" w:date="2023-01-26T11:36:00Z">
            <w:r w:rsidR="00C548E9" w:rsidRPr="00C548E9">
              <w:rPr>
                <w:rFonts w:ascii="Arial" w:hAnsi="Arial" w:cs="Arial"/>
                <w:color w:val="000000"/>
                <w:sz w:val="22"/>
                <w:szCs w:val="22"/>
                <w:vertAlign w:val="superscript"/>
              </w:rPr>
              <w:t>4</w:t>
            </w:r>
          </w:ins>
          <w:del w:id="138" w:author="Piyush Nanda" w:date="2023-01-26T09:46:00Z">
            <w:r w:rsidR="005A4C03" w:rsidRPr="00C548E9" w:rsidDel="003A1D23">
              <w:rPr>
                <w:rFonts w:ascii="Arial" w:hAnsi="Arial" w:cs="Arial"/>
                <w:color w:val="000000"/>
                <w:sz w:val="22"/>
                <w:szCs w:val="22"/>
                <w:vertAlign w:val="superscript"/>
              </w:rPr>
              <w:delText>2</w:delText>
            </w:r>
          </w:del>
        </w:sdtContent>
      </w:sdt>
      <w:r w:rsidR="00FC5419" w:rsidRPr="003C3474">
        <w:rPr>
          <w:rFonts w:ascii="Arial" w:hAnsi="Arial" w:cs="Arial"/>
          <w:sz w:val="22"/>
          <w:szCs w:val="22"/>
        </w:rPr>
        <w:t xml:space="preserve"> or nutrient limitations</w:t>
      </w:r>
      <w:sdt>
        <w:sdtPr>
          <w:rPr>
            <w:rFonts w:ascii="Arial" w:hAnsi="Arial" w:cs="Arial"/>
            <w:color w:val="000000"/>
            <w:sz w:val="22"/>
            <w:szCs w:val="22"/>
            <w:vertAlign w:val="superscript"/>
          </w:rPr>
          <w:tag w:val="MENDELEY_CITATION_v3_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"/>
          <w:id w:val="1604389299"/>
          <w:placeholder>
            <w:docPart w:val="DefaultPlaceholder_-1854013440"/>
          </w:placeholder>
        </w:sdtPr>
        <w:sdtContent>
          <w:ins w:id="139" w:author="Piyush Nanda" w:date="2023-01-26T11:36:00Z">
            <w:r w:rsidR="00C548E9" w:rsidRPr="00C548E9">
              <w:rPr>
                <w:rFonts w:ascii="Arial" w:hAnsi="Arial" w:cs="Arial"/>
                <w:color w:val="000000"/>
                <w:sz w:val="22"/>
                <w:szCs w:val="22"/>
                <w:vertAlign w:val="superscript"/>
              </w:rPr>
              <w:t>5</w:t>
            </w:r>
          </w:ins>
          <w:del w:id="140" w:author="Piyush Nanda" w:date="2023-01-26T09:46:00Z">
            <w:r w:rsidR="005A4C03" w:rsidRPr="00C548E9" w:rsidDel="003A1D23">
              <w:rPr>
                <w:rFonts w:ascii="Arial" w:hAnsi="Arial" w:cs="Arial"/>
                <w:color w:val="000000"/>
                <w:sz w:val="22"/>
                <w:szCs w:val="22"/>
                <w:vertAlign w:val="superscript"/>
              </w:rPr>
              <w:delText>3</w:delText>
            </w:r>
          </w:del>
        </w:sdtContent>
      </w:sdt>
      <w:r w:rsidR="00FC5419" w:rsidRPr="003C3474">
        <w:rPr>
          <w:rFonts w:ascii="Arial" w:hAnsi="Arial" w:cs="Arial"/>
          <w:sz w:val="22"/>
          <w:szCs w:val="22"/>
        </w:rPr>
        <w:t xml:space="preserve"> leads to spontaneous evolution of multicellular clusters in </w:t>
      </w:r>
      <w:r w:rsidR="00FC5419" w:rsidRPr="003C3474">
        <w:rPr>
          <w:rFonts w:ascii="Arial" w:hAnsi="Arial" w:cs="Arial"/>
          <w:i/>
          <w:iCs/>
          <w:sz w:val="22"/>
          <w:szCs w:val="22"/>
        </w:rPr>
        <w:t>Saccharomyces cerevisiae.</w:t>
      </w:r>
      <w:r w:rsidR="00FC5419" w:rsidRPr="003C3474">
        <w:rPr>
          <w:rFonts w:ascii="Arial" w:hAnsi="Arial" w:cs="Arial"/>
          <w:sz w:val="22"/>
          <w:szCs w:val="22"/>
        </w:rPr>
        <w:t xml:space="preserve"> Once multicellular, how these clusters</w:t>
      </w:r>
      <w:ins w:id="141" w:author="Piyush Nanda" w:date="2023-01-04T21:08:00Z">
        <w:r w:rsidR="003C3474">
          <w:rPr>
            <w:rFonts w:ascii="Arial" w:hAnsi="Arial" w:cs="Arial"/>
            <w:sz w:val="22"/>
            <w:szCs w:val="22"/>
          </w:rPr>
          <w:t xml:space="preserve"> evolved to</w:t>
        </w:r>
      </w:ins>
      <w:r w:rsidR="00FC5419" w:rsidRPr="003C3474">
        <w:rPr>
          <w:rFonts w:ascii="Arial" w:hAnsi="Arial" w:cs="Arial"/>
          <w:sz w:val="22"/>
          <w:szCs w:val="22"/>
        </w:rPr>
        <w:t xml:space="preserve"> </w:t>
      </w:r>
      <w:ins w:id="142" w:author="Piyush Nanda" w:date="2023-01-04T17:40:00Z">
        <w:r w:rsidR="00BC508E" w:rsidRPr="003C3474">
          <w:rPr>
            <w:rFonts w:ascii="Arial" w:hAnsi="Arial" w:cs="Arial"/>
            <w:sz w:val="22"/>
            <w:szCs w:val="22"/>
            <w:rPrChange w:id="143" w:author="Piyush Nanda" w:date="2023-01-04T21:07:00Z">
              <w:rPr>
                <w:rFonts w:ascii="Arial" w:hAnsi="Arial" w:cs="Arial"/>
                <w:sz w:val="22"/>
                <w:szCs w:val="22"/>
                <w:highlight w:val="yellow"/>
              </w:rPr>
            </w:rPrChange>
          </w:rPr>
          <w:t xml:space="preserve">maintain both size </w:t>
        </w:r>
      </w:ins>
      <w:ins w:id="144" w:author="Piyush Nanda" w:date="2023-01-04T17:41:00Z">
        <w:r w:rsidR="00BC508E" w:rsidRPr="003C3474">
          <w:rPr>
            <w:rFonts w:ascii="Arial" w:hAnsi="Arial" w:cs="Arial"/>
            <w:sz w:val="22"/>
            <w:szCs w:val="22"/>
            <w:rPrChange w:id="145" w:author="Piyush Nanda" w:date="2023-01-04T21:07:00Z">
              <w:rPr>
                <w:rFonts w:ascii="Arial" w:hAnsi="Arial" w:cs="Arial"/>
                <w:sz w:val="22"/>
                <w:szCs w:val="22"/>
                <w:highlight w:val="yellow"/>
              </w:rPr>
            </w:rPrChange>
          </w:rPr>
          <w:t xml:space="preserve">and composition (cell-types) </w:t>
        </w:r>
      </w:ins>
      <w:del w:id="146" w:author="Piyush Nanda" w:date="2023-01-04T17:40:00Z">
        <w:r w:rsidR="000B78FB" w:rsidRPr="003C3474" w:rsidDel="00BC508E">
          <w:rPr>
            <w:rFonts w:ascii="Arial" w:hAnsi="Arial" w:cs="Arial"/>
            <w:sz w:val="22"/>
            <w:szCs w:val="22"/>
          </w:rPr>
          <w:delText>grow</w:delText>
        </w:r>
        <w:r w:rsidR="008C3E4D" w:rsidRPr="003C3474" w:rsidDel="00BC508E">
          <w:rPr>
            <w:rFonts w:ascii="Arial" w:hAnsi="Arial" w:cs="Arial"/>
            <w:sz w:val="22"/>
            <w:szCs w:val="22"/>
          </w:rPr>
          <w:delText xml:space="preserve"> and </w:delText>
        </w:r>
        <w:r w:rsidR="000B78FB" w:rsidRPr="003C3474" w:rsidDel="00BC508E">
          <w:rPr>
            <w:rFonts w:ascii="Arial" w:hAnsi="Arial" w:cs="Arial"/>
            <w:sz w:val="22"/>
            <w:szCs w:val="22"/>
          </w:rPr>
          <w:delText>differentiate</w:delText>
        </w:r>
        <w:r w:rsidR="008C3E4D" w:rsidRPr="003C3474" w:rsidDel="00BC508E">
          <w:rPr>
            <w:rFonts w:ascii="Arial" w:hAnsi="Arial" w:cs="Arial"/>
            <w:sz w:val="22"/>
            <w:szCs w:val="22"/>
          </w:rPr>
          <w:delText xml:space="preserve"> into cell types </w:delText>
        </w:r>
      </w:del>
      <w:r w:rsidR="008C3E4D" w:rsidRPr="003C3474">
        <w:rPr>
          <w:rFonts w:ascii="Arial" w:hAnsi="Arial" w:cs="Arial"/>
          <w:sz w:val="22"/>
          <w:szCs w:val="22"/>
        </w:rPr>
        <w:t xml:space="preserve">remains an open question. </w:t>
      </w:r>
      <w:del w:id="147" w:author="Piyush Nanda" w:date="2023-01-04T21:05:00Z">
        <w:r w:rsidR="00200D64" w:rsidRPr="003C3474" w:rsidDel="003C3474">
          <w:rPr>
            <w:rFonts w:ascii="Arial" w:hAnsi="Arial" w:cs="Arial"/>
            <w:sz w:val="22"/>
            <w:szCs w:val="22"/>
          </w:rPr>
          <w:delText>Control on</w:delText>
        </w:r>
      </w:del>
      <w:ins w:id="148" w:author="Piyush Nanda" w:date="2023-01-04T21:05:00Z">
        <w:r w:rsidR="003C3474" w:rsidRPr="003C3474">
          <w:rPr>
            <w:rFonts w:ascii="Arial" w:hAnsi="Arial" w:cs="Arial"/>
            <w:sz w:val="22"/>
            <w:szCs w:val="22"/>
            <w:rPrChange w:id="149" w:author="Piyush Nanda" w:date="2023-01-04T21:07:00Z">
              <w:rPr>
                <w:rFonts w:ascii="Arial" w:hAnsi="Arial" w:cs="Arial"/>
                <w:sz w:val="22"/>
                <w:szCs w:val="22"/>
                <w:highlight w:val="yellow"/>
              </w:rPr>
            </w:rPrChange>
          </w:rPr>
          <w:t>The</w:t>
        </w:r>
      </w:ins>
      <w:r w:rsidR="00200D64" w:rsidRPr="003C3474">
        <w:rPr>
          <w:rFonts w:ascii="Arial" w:hAnsi="Arial" w:cs="Arial"/>
          <w:sz w:val="22"/>
          <w:szCs w:val="22"/>
        </w:rPr>
        <w:t xml:space="preserve"> cluster size i.e., </w:t>
      </w:r>
      <w:r w:rsidR="006008C6" w:rsidRPr="003C3474">
        <w:rPr>
          <w:rFonts w:ascii="Arial" w:hAnsi="Arial" w:cs="Arial"/>
          <w:sz w:val="22"/>
          <w:szCs w:val="22"/>
        </w:rPr>
        <w:t xml:space="preserve">the </w:t>
      </w:r>
      <w:r w:rsidR="00200D64" w:rsidRPr="003C3474">
        <w:rPr>
          <w:rFonts w:ascii="Arial" w:hAnsi="Arial" w:cs="Arial"/>
          <w:sz w:val="22"/>
          <w:szCs w:val="22"/>
        </w:rPr>
        <w:t>number of cells per cluster</w:t>
      </w:r>
      <w:r w:rsidR="006008C6" w:rsidRPr="003C3474">
        <w:rPr>
          <w:rFonts w:ascii="Arial" w:hAnsi="Arial" w:cs="Arial"/>
          <w:sz w:val="22"/>
          <w:szCs w:val="22"/>
        </w:rPr>
        <w:t>,</w:t>
      </w:r>
      <w:r w:rsidR="00200D64" w:rsidRPr="003C3474">
        <w:rPr>
          <w:rFonts w:ascii="Arial" w:hAnsi="Arial" w:cs="Arial"/>
          <w:sz w:val="22"/>
          <w:szCs w:val="22"/>
        </w:rPr>
        <w:t xml:space="preserve"> determine</w:t>
      </w:r>
      <w:r w:rsidR="008E184D" w:rsidRPr="003C3474">
        <w:rPr>
          <w:rFonts w:ascii="Arial" w:hAnsi="Arial" w:cs="Arial"/>
          <w:sz w:val="22"/>
          <w:szCs w:val="22"/>
        </w:rPr>
        <w:t>s the</w:t>
      </w:r>
      <w:r w:rsidR="00200D64" w:rsidRPr="003C3474">
        <w:rPr>
          <w:rFonts w:ascii="Arial" w:hAnsi="Arial" w:cs="Arial"/>
          <w:sz w:val="22"/>
          <w:szCs w:val="22"/>
        </w:rPr>
        <w:t xml:space="preserve"> </w:t>
      </w:r>
      <w:r w:rsidR="00A1719F" w:rsidRPr="003C3474">
        <w:rPr>
          <w:rFonts w:ascii="Arial" w:hAnsi="Arial" w:cs="Arial"/>
          <w:sz w:val="22"/>
          <w:szCs w:val="22"/>
        </w:rPr>
        <w:t>fitness</w:t>
      </w:r>
      <w:r w:rsidR="00200D64" w:rsidRPr="003C3474">
        <w:rPr>
          <w:rFonts w:ascii="Arial" w:hAnsi="Arial" w:cs="Arial"/>
          <w:sz w:val="22"/>
          <w:szCs w:val="22"/>
        </w:rPr>
        <w:t xml:space="preserve"> </w:t>
      </w:r>
      <w:r w:rsidR="00A1719F" w:rsidRPr="003C3474">
        <w:rPr>
          <w:rFonts w:ascii="Arial" w:hAnsi="Arial" w:cs="Arial"/>
          <w:sz w:val="22"/>
          <w:szCs w:val="22"/>
        </w:rPr>
        <w:t>where geometric cluster size</w:t>
      </w:r>
      <w:sdt>
        <w:sdtPr>
          <w:rPr>
            <w:rFonts w:ascii="Arial" w:hAnsi="Arial" w:cs="Arial"/>
            <w:color w:val="000000"/>
            <w:sz w:val="22"/>
            <w:szCs w:val="22"/>
            <w:vertAlign w:val="superscript"/>
          </w:rPr>
          <w:tag w:val="MENDELEY_CITATION_v3_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"/>
          <w:id w:val="1375431266"/>
          <w:placeholder>
            <w:docPart w:val="DefaultPlaceholder_-1854013440"/>
          </w:placeholder>
        </w:sdtPr>
        <w:sdtContent>
          <w:ins w:id="150" w:author="Piyush Nanda" w:date="2023-01-26T11:36:00Z">
            <w:r w:rsidR="00C548E9" w:rsidRPr="00C548E9">
              <w:rPr>
                <w:rFonts w:ascii="Arial" w:hAnsi="Arial" w:cs="Arial"/>
                <w:color w:val="000000"/>
                <w:sz w:val="22"/>
                <w:szCs w:val="22"/>
                <w:vertAlign w:val="superscript"/>
              </w:rPr>
              <w:t>6</w:t>
            </w:r>
          </w:ins>
          <w:del w:id="151" w:author="Piyush Nanda" w:date="2023-01-26T09:46:00Z">
            <w:r w:rsidR="005A4C03" w:rsidRPr="00C548E9" w:rsidDel="003A1D23">
              <w:rPr>
                <w:rFonts w:ascii="Arial" w:hAnsi="Arial" w:cs="Arial"/>
                <w:color w:val="000000"/>
                <w:sz w:val="22"/>
                <w:szCs w:val="22"/>
                <w:vertAlign w:val="superscript"/>
              </w:rPr>
              <w:delText>4</w:delText>
            </w:r>
          </w:del>
        </w:sdtContent>
      </w:sdt>
      <w:r w:rsidR="00A1719F" w:rsidRPr="003C3474">
        <w:rPr>
          <w:rFonts w:ascii="Arial" w:hAnsi="Arial" w:cs="Arial"/>
          <w:sz w:val="22"/>
          <w:szCs w:val="22"/>
        </w:rPr>
        <w:t xml:space="preserve"> or public goods sharing</w:t>
      </w:r>
      <w:customXmlInsRangeStart w:id="152" w:author="Piyush Nanda" w:date="2023-01-26T09:56:00Z"/>
      <w:sdt>
        <w:sdtPr>
          <w:rPr>
            <w:rFonts w:ascii="Arial" w:hAnsi="Arial" w:cs="Arial"/>
            <w:color w:val="000000"/>
            <w:sz w:val="22"/>
            <w:szCs w:val="22"/>
            <w:vertAlign w:val="superscript"/>
            <w:rPrChange w:id="153" w:author="Piyush Nanda" w:date="2023-01-26T11:36:00Z">
              <w:rPr>
                <w:rFonts w:ascii="Arial" w:hAnsi="Arial" w:cs="Arial"/>
                <w:sz w:val="22"/>
                <w:szCs w:val="22"/>
              </w:rPr>
            </w:rPrChange>
          </w:rPr>
          <w:tag w:val="MENDELEY_CITATION_v3_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"/>
          <w:id w:val="-302623004"/>
          <w:placeholder>
            <w:docPart w:val="DefaultPlaceholder_-1854013440"/>
          </w:placeholder>
        </w:sdtPr>
        <w:sdtContent>
          <w:customXmlInsRangeEnd w:id="152"/>
          <w:ins w:id="154" w:author="Piyush Nanda" w:date="2023-01-26T11:36:00Z">
            <w:r w:rsidR="00C548E9" w:rsidRPr="00C548E9">
              <w:rPr>
                <w:rFonts w:ascii="Arial" w:hAnsi="Arial" w:cs="Arial"/>
                <w:color w:val="000000"/>
                <w:sz w:val="22"/>
                <w:szCs w:val="22"/>
                <w:vertAlign w:val="superscript"/>
              </w:rPr>
              <w:t>7</w:t>
            </w:r>
          </w:ins>
          <w:customXmlInsRangeStart w:id="155" w:author="Piyush Nanda" w:date="2023-01-26T09:56:00Z"/>
        </w:sdtContent>
      </w:sdt>
      <w:customXmlInsRangeEnd w:id="155"/>
      <w:r w:rsidR="00A1719F" w:rsidRPr="003C3474">
        <w:rPr>
          <w:rFonts w:ascii="Arial" w:hAnsi="Arial" w:cs="Arial"/>
          <w:sz w:val="22"/>
          <w:szCs w:val="22"/>
        </w:rPr>
        <w:t xml:space="preserve"> provides a fitness advantage</w:t>
      </w:r>
      <w:ins w:id="156" w:author="Piyush Nanda" w:date="2023-01-04T21:05:00Z">
        <w:r w:rsidR="003C3474" w:rsidRPr="003C3474">
          <w:rPr>
            <w:rFonts w:ascii="Arial" w:hAnsi="Arial" w:cs="Arial"/>
            <w:sz w:val="22"/>
            <w:szCs w:val="22"/>
            <w:rPrChange w:id="157" w:author="Piyush Nanda" w:date="2023-01-04T21:07:00Z">
              <w:rPr>
                <w:rFonts w:ascii="Arial" w:hAnsi="Arial" w:cs="Arial"/>
                <w:sz w:val="22"/>
                <w:szCs w:val="22"/>
                <w:highlight w:val="yellow"/>
              </w:rPr>
            </w:rPrChange>
          </w:rPr>
          <w:t xml:space="preserve"> and </w:t>
        </w:r>
      </w:ins>
      <w:del w:id="158" w:author="Piyush Nanda" w:date="2023-01-04T21:05:00Z">
        <w:r w:rsidR="00A1719F" w:rsidRPr="003C3474" w:rsidDel="003C3474">
          <w:rPr>
            <w:rFonts w:ascii="Arial" w:hAnsi="Arial" w:cs="Arial"/>
            <w:sz w:val="22"/>
            <w:szCs w:val="22"/>
          </w:rPr>
          <w:delText xml:space="preserve">. Similarly, control on </w:delText>
        </w:r>
      </w:del>
      <w:r w:rsidR="00A1719F" w:rsidRPr="003C3474">
        <w:rPr>
          <w:rFonts w:ascii="Arial" w:hAnsi="Arial" w:cs="Arial"/>
          <w:sz w:val="22"/>
          <w:szCs w:val="22"/>
        </w:rPr>
        <w:t xml:space="preserve">cluster composition i.e., </w:t>
      </w:r>
      <w:r w:rsidR="006008C6" w:rsidRPr="003C3474">
        <w:rPr>
          <w:rFonts w:ascii="Arial" w:hAnsi="Arial" w:cs="Arial"/>
          <w:sz w:val="22"/>
          <w:szCs w:val="22"/>
        </w:rPr>
        <w:t xml:space="preserve">the </w:t>
      </w:r>
      <w:r w:rsidR="00A1719F" w:rsidRPr="003C3474">
        <w:rPr>
          <w:rFonts w:ascii="Arial" w:hAnsi="Arial" w:cs="Arial"/>
          <w:sz w:val="22"/>
          <w:szCs w:val="22"/>
        </w:rPr>
        <w:t>proportion of cell-types</w:t>
      </w:r>
      <w:r w:rsidR="006008C6" w:rsidRPr="003C3474">
        <w:rPr>
          <w:rFonts w:ascii="Arial" w:hAnsi="Arial" w:cs="Arial"/>
          <w:sz w:val="22"/>
          <w:szCs w:val="22"/>
        </w:rPr>
        <w:t>,</w:t>
      </w:r>
      <w:r w:rsidR="00A1719F" w:rsidRPr="003C3474">
        <w:rPr>
          <w:rFonts w:ascii="Arial" w:hAnsi="Arial" w:cs="Arial"/>
          <w:sz w:val="22"/>
          <w:szCs w:val="22"/>
        </w:rPr>
        <w:t xml:space="preserve"> determine</w:t>
      </w:r>
      <w:r w:rsidR="008E184D" w:rsidRPr="003C3474">
        <w:rPr>
          <w:rFonts w:ascii="Arial" w:hAnsi="Arial" w:cs="Arial"/>
          <w:sz w:val="22"/>
          <w:szCs w:val="22"/>
        </w:rPr>
        <w:t>s the</w:t>
      </w:r>
      <w:r w:rsidR="00A1719F" w:rsidRPr="003C3474">
        <w:rPr>
          <w:rFonts w:ascii="Arial" w:hAnsi="Arial" w:cs="Arial"/>
          <w:sz w:val="22"/>
          <w:szCs w:val="22"/>
        </w:rPr>
        <w:t xml:space="preserve"> fitness in environmental conditions where</w:t>
      </w:r>
      <w:r w:rsidR="001864D0" w:rsidRPr="003C3474">
        <w:rPr>
          <w:rFonts w:ascii="Arial" w:hAnsi="Arial" w:cs="Arial"/>
          <w:sz w:val="22"/>
          <w:szCs w:val="22"/>
        </w:rPr>
        <w:t xml:space="preserve"> a</w:t>
      </w:r>
      <w:r w:rsidR="00A1719F" w:rsidRPr="003C3474">
        <w:rPr>
          <w:rFonts w:ascii="Arial" w:hAnsi="Arial" w:cs="Arial"/>
          <w:sz w:val="22"/>
          <w:szCs w:val="22"/>
        </w:rPr>
        <w:t xml:space="preserve"> division of labor or metabolic interactions </w:t>
      </w:r>
      <w:r w:rsidR="00CA35E5" w:rsidRPr="003C3474">
        <w:rPr>
          <w:rFonts w:ascii="Arial" w:hAnsi="Arial" w:cs="Arial"/>
          <w:sz w:val="22"/>
          <w:szCs w:val="22"/>
        </w:rPr>
        <w:t>provide an advantage</w:t>
      </w:r>
      <w:sdt>
        <w:sdtPr>
          <w:rPr>
            <w:rFonts w:ascii="Arial" w:hAnsi="Arial" w:cs="Arial"/>
            <w:color w:val="000000"/>
            <w:sz w:val="22"/>
            <w:szCs w:val="22"/>
            <w:vertAlign w:val="superscript"/>
          </w:rPr>
          <w:tag w:val="MENDELEY_CITATION_v3_eyJjaXRhdGlvbklEIjoiTUVOREVMRVlfQ0lUQVRJT05fNWFlYTEzZjMtMDgzZS00MjUyLTk5ZTEtNDAxYTRhMjM1ZTVh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1629163850"/>
          <w:placeholder>
            <w:docPart w:val="DefaultPlaceholder_-1854013440"/>
          </w:placeholder>
        </w:sdtPr>
        <w:sdtContent>
          <w:ins w:id="159" w:author="Piyush Nanda" w:date="2023-01-26T11:36:00Z">
            <w:r w:rsidR="00C548E9" w:rsidRPr="00C548E9">
              <w:rPr>
                <w:rFonts w:ascii="Arial" w:hAnsi="Arial" w:cs="Arial"/>
                <w:color w:val="000000"/>
                <w:sz w:val="22"/>
                <w:szCs w:val="22"/>
                <w:vertAlign w:val="superscript"/>
              </w:rPr>
              <w:t>8</w:t>
            </w:r>
          </w:ins>
          <w:del w:id="160" w:author="Piyush Nanda" w:date="2023-01-26T09:47:00Z">
            <w:r w:rsidR="005A4C03" w:rsidRPr="00C548E9" w:rsidDel="003A1D23">
              <w:rPr>
                <w:rFonts w:ascii="Arial" w:hAnsi="Arial" w:cs="Arial"/>
                <w:color w:val="000000"/>
                <w:sz w:val="22"/>
                <w:szCs w:val="22"/>
                <w:vertAlign w:val="superscript"/>
              </w:rPr>
              <w:delText>5</w:delText>
            </w:r>
          </w:del>
        </w:sdtContent>
      </w:sdt>
      <w:r w:rsidR="00CA35E5" w:rsidRPr="003C3474">
        <w:rPr>
          <w:rFonts w:ascii="Arial" w:hAnsi="Arial" w:cs="Arial"/>
          <w:sz w:val="22"/>
          <w:szCs w:val="22"/>
        </w:rPr>
        <w:t xml:space="preserve">. </w:t>
      </w:r>
      <w:ins w:id="161" w:author="Piyush Nanda" w:date="2023-01-04T21:06:00Z">
        <w:r w:rsidR="003C3474" w:rsidRPr="003C3474">
          <w:rPr>
            <w:rFonts w:ascii="Arial" w:hAnsi="Arial" w:cs="Arial"/>
            <w:sz w:val="22"/>
            <w:szCs w:val="22"/>
            <w:rPrChange w:id="162" w:author="Piyush Nanda" w:date="2023-01-04T21:07:00Z">
              <w:rPr>
                <w:rFonts w:ascii="Arial" w:hAnsi="Arial" w:cs="Arial"/>
                <w:sz w:val="22"/>
                <w:szCs w:val="22"/>
                <w:highlight w:val="yellow"/>
              </w:rPr>
            </w:rPrChange>
          </w:rPr>
          <w:t>Understand</w:t>
        </w:r>
      </w:ins>
      <w:ins w:id="163" w:author="Piyush Nanda" w:date="2023-01-04T21:07:00Z">
        <w:r w:rsidR="003C3474" w:rsidRPr="003C3474">
          <w:rPr>
            <w:rFonts w:ascii="Arial" w:hAnsi="Arial" w:cs="Arial"/>
            <w:sz w:val="22"/>
            <w:szCs w:val="22"/>
            <w:rPrChange w:id="164" w:author="Piyush Nanda" w:date="2023-01-04T21:07:00Z">
              <w:rPr>
                <w:rFonts w:ascii="Arial" w:hAnsi="Arial" w:cs="Arial"/>
                <w:sz w:val="22"/>
                <w:szCs w:val="22"/>
                <w:highlight w:val="yellow"/>
              </w:rPr>
            </w:rPrChange>
          </w:rPr>
          <w:t>ing</w:t>
        </w:r>
      </w:ins>
      <w:ins w:id="165" w:author="Piyush Nanda" w:date="2023-01-04T21:06:00Z">
        <w:r w:rsidR="003C3474" w:rsidRPr="003C3474">
          <w:rPr>
            <w:rFonts w:ascii="Arial" w:hAnsi="Arial" w:cs="Arial"/>
            <w:sz w:val="22"/>
            <w:szCs w:val="22"/>
            <w:rPrChange w:id="166" w:author="Piyush Nanda" w:date="2023-01-04T21:07:00Z">
              <w:rPr>
                <w:rFonts w:ascii="Arial" w:hAnsi="Arial" w:cs="Arial"/>
                <w:sz w:val="22"/>
                <w:szCs w:val="22"/>
                <w:highlight w:val="yellow"/>
              </w:rPr>
            </w:rPrChange>
          </w:rPr>
          <w:t xml:space="preserve"> the biological knobs that prescribe the steady-state size and composition </w:t>
        </w:r>
      </w:ins>
      <w:ins w:id="167" w:author="Piyush Nanda" w:date="2023-01-04T21:07:00Z">
        <w:r w:rsidR="003C3474" w:rsidRPr="003C3474">
          <w:rPr>
            <w:rFonts w:ascii="Arial" w:hAnsi="Arial" w:cs="Arial"/>
            <w:sz w:val="22"/>
            <w:szCs w:val="22"/>
            <w:rPrChange w:id="168" w:author="Piyush Nanda" w:date="2023-01-04T21:07:00Z">
              <w:rPr>
                <w:rFonts w:ascii="Arial" w:hAnsi="Arial" w:cs="Arial"/>
                <w:sz w:val="22"/>
                <w:szCs w:val="22"/>
                <w:highlight w:val="yellow"/>
              </w:rPr>
            </w:rPrChange>
          </w:rPr>
          <w:t xml:space="preserve">of these clusters is imperative to gain insights into evolution of multicellularity. </w:t>
        </w:r>
      </w:ins>
      <w:del w:id="169" w:author="Piyush Nanda" w:date="2023-01-04T19:45:00Z">
        <w:r w:rsidR="00CA35E5" w:rsidRPr="003C3474" w:rsidDel="00484CA9">
          <w:rPr>
            <w:rFonts w:ascii="Arial" w:hAnsi="Arial" w:cs="Arial"/>
            <w:sz w:val="22"/>
            <w:szCs w:val="22"/>
          </w:rPr>
          <w:delText>Understanding t</w:delText>
        </w:r>
        <w:r w:rsidR="008C3E4D" w:rsidRPr="003C3474" w:rsidDel="00484CA9">
          <w:rPr>
            <w:rFonts w:ascii="Arial" w:hAnsi="Arial" w:cs="Arial"/>
            <w:sz w:val="22"/>
            <w:szCs w:val="22"/>
          </w:rPr>
          <w:delText xml:space="preserve">he molecular knobs </w:delText>
        </w:r>
      </w:del>
      <w:del w:id="170" w:author="Piyush Nanda" w:date="2023-01-04T18:16:00Z">
        <w:r w:rsidR="008C3E4D" w:rsidRPr="003C3474" w:rsidDel="00D96407">
          <w:rPr>
            <w:rFonts w:ascii="Arial" w:hAnsi="Arial" w:cs="Arial"/>
            <w:sz w:val="22"/>
            <w:szCs w:val="22"/>
          </w:rPr>
          <w:delText>that allow these clusters to</w:delText>
        </w:r>
      </w:del>
      <w:del w:id="171" w:author="Piyush Nanda" w:date="2023-01-04T18:17:00Z">
        <w:r w:rsidR="008C3E4D" w:rsidRPr="003C3474" w:rsidDel="00D96407">
          <w:rPr>
            <w:rFonts w:ascii="Arial" w:hAnsi="Arial" w:cs="Arial"/>
            <w:sz w:val="22"/>
            <w:szCs w:val="22"/>
          </w:rPr>
          <w:delText xml:space="preserve"> control</w:delText>
        </w:r>
      </w:del>
      <w:del w:id="172" w:author="Piyush Nanda" w:date="2023-01-04T19:45:00Z">
        <w:r w:rsidR="008C3E4D" w:rsidRPr="003C3474" w:rsidDel="00484CA9">
          <w:rPr>
            <w:rFonts w:ascii="Arial" w:hAnsi="Arial" w:cs="Arial"/>
            <w:sz w:val="22"/>
            <w:szCs w:val="22"/>
          </w:rPr>
          <w:delText xml:space="preserve"> their size and composition</w:delText>
        </w:r>
        <w:r w:rsidR="00200D64" w:rsidRPr="003C3474" w:rsidDel="00484CA9">
          <w:rPr>
            <w:rFonts w:ascii="Arial" w:hAnsi="Arial" w:cs="Arial"/>
            <w:sz w:val="22"/>
            <w:szCs w:val="22"/>
          </w:rPr>
          <w:delText>,</w:delText>
        </w:r>
        <w:r w:rsidR="008C3E4D" w:rsidRPr="003C3474" w:rsidDel="00484CA9">
          <w:rPr>
            <w:rFonts w:ascii="Arial" w:hAnsi="Arial" w:cs="Arial"/>
            <w:sz w:val="22"/>
            <w:szCs w:val="22"/>
          </w:rPr>
          <w:delText xml:space="preserve"> </w:delText>
        </w:r>
        <w:r w:rsidR="00200D64" w:rsidRPr="003C3474" w:rsidDel="00484CA9">
          <w:rPr>
            <w:rFonts w:ascii="Arial" w:hAnsi="Arial" w:cs="Arial"/>
            <w:sz w:val="22"/>
            <w:szCs w:val="22"/>
          </w:rPr>
          <w:delText>on which natural selection acts, would throw light on genotype-to-phenotype relations.</w:delText>
        </w:r>
        <w:r w:rsidR="00200D64" w:rsidDel="00484CA9">
          <w:rPr>
            <w:rFonts w:ascii="Arial" w:hAnsi="Arial" w:cs="Arial"/>
            <w:sz w:val="22"/>
            <w:szCs w:val="22"/>
          </w:rPr>
          <w:delText xml:space="preserve"> </w:delText>
        </w:r>
      </w:del>
    </w:p>
    <w:p w14:paraId="3C87744F" w14:textId="04D25017" w:rsidR="00824BD5" w:rsidRDefault="00824BD5" w:rsidP="00F064E4">
      <w:pPr>
        <w:jc w:val="both"/>
        <w:rPr>
          <w:rFonts w:ascii="Arial" w:hAnsi="Arial" w:cs="Arial"/>
          <w:sz w:val="22"/>
          <w:szCs w:val="22"/>
        </w:rPr>
      </w:pPr>
    </w:p>
    <w:p w14:paraId="4F5E37B0" w14:textId="559E6452" w:rsidR="00E6679A" w:rsidRDefault="002427A8" w:rsidP="00F064E4">
      <w:pPr>
        <w:jc w:val="both"/>
        <w:rPr>
          <w:ins w:id="173" w:author="Piyush Nanda" w:date="2023-01-08T17:10:00Z"/>
          <w:rFonts w:ascii="Arial" w:hAnsi="Arial" w:cs="Arial"/>
          <w:sz w:val="22"/>
          <w:szCs w:val="22"/>
        </w:rPr>
      </w:pPr>
      <w:r>
        <w:rPr>
          <w:rFonts w:ascii="Arial" w:hAnsi="Arial" w:cs="Arial"/>
          <w:sz w:val="22"/>
          <w:szCs w:val="22"/>
        </w:rPr>
        <w:t xml:space="preserve">Growth of differentiating multicellular clusters </w:t>
      </w:r>
      <w:r w:rsidR="008E184D">
        <w:rPr>
          <w:rFonts w:ascii="Arial" w:hAnsi="Arial" w:cs="Arial"/>
          <w:sz w:val="22"/>
          <w:szCs w:val="22"/>
        </w:rPr>
        <w:t>involve</w:t>
      </w:r>
      <w:r w:rsidR="001864D0">
        <w:rPr>
          <w:rFonts w:ascii="Arial" w:hAnsi="Arial" w:cs="Arial"/>
          <w:sz w:val="22"/>
          <w:szCs w:val="22"/>
        </w:rPr>
        <w:t>s</w:t>
      </w:r>
      <w:r>
        <w:rPr>
          <w:rFonts w:ascii="Arial" w:hAnsi="Arial" w:cs="Arial"/>
          <w:sz w:val="22"/>
          <w:szCs w:val="22"/>
        </w:rPr>
        <w:t xml:space="preserve"> three </w:t>
      </w:r>
      <w:r w:rsidR="008E184D">
        <w:rPr>
          <w:rFonts w:ascii="Arial" w:hAnsi="Arial" w:cs="Arial"/>
          <w:sz w:val="22"/>
          <w:szCs w:val="22"/>
        </w:rPr>
        <w:t>processes</w:t>
      </w:r>
      <w:r>
        <w:rPr>
          <w:rFonts w:ascii="Arial" w:hAnsi="Arial" w:cs="Arial"/>
          <w:sz w:val="22"/>
          <w:szCs w:val="22"/>
        </w:rPr>
        <w:t xml:space="preserve"> </w:t>
      </w:r>
      <w:proofErr w:type="spellStart"/>
      <w:r>
        <w:rPr>
          <w:rFonts w:ascii="Arial" w:hAnsi="Arial" w:cs="Arial"/>
          <w:sz w:val="22"/>
          <w:szCs w:val="22"/>
        </w:rPr>
        <w:t>i</w:t>
      </w:r>
      <w:proofErr w:type="spellEnd"/>
      <w:r>
        <w:rPr>
          <w:rFonts w:ascii="Arial" w:hAnsi="Arial" w:cs="Arial"/>
          <w:sz w:val="22"/>
          <w:szCs w:val="22"/>
        </w:rPr>
        <w:t xml:space="preserve">) Proliferation by addition of cells ii) </w:t>
      </w:r>
      <w:del w:id="174" w:author="Piyush Nanda" w:date="2023-01-07T21:09:00Z">
        <w:r w:rsidR="00783362" w:rsidDel="00734080">
          <w:rPr>
            <w:rFonts w:ascii="Arial" w:hAnsi="Arial" w:cs="Arial"/>
            <w:sz w:val="22"/>
            <w:szCs w:val="22"/>
          </w:rPr>
          <w:delText>Irreversible d</w:delText>
        </w:r>
      </w:del>
      <w:ins w:id="175" w:author="Piyush Nanda" w:date="2023-01-07T21:09:00Z">
        <w:r w:rsidR="00734080">
          <w:rPr>
            <w:rFonts w:ascii="Arial" w:hAnsi="Arial" w:cs="Arial"/>
            <w:sz w:val="22"/>
            <w:szCs w:val="22"/>
          </w:rPr>
          <w:t>D</w:t>
        </w:r>
      </w:ins>
      <w:r>
        <w:rPr>
          <w:rFonts w:ascii="Arial" w:hAnsi="Arial" w:cs="Arial"/>
          <w:sz w:val="22"/>
          <w:szCs w:val="22"/>
        </w:rPr>
        <w:t>ifferentiation by phenotypic switching</w:t>
      </w:r>
      <w:customXmlInsRangeStart w:id="176" w:author="Piyush Nanda" w:date="2023-01-26T09:56:00Z"/>
      <w:sdt>
        <w:sdtPr>
          <w:rPr>
            <w:rFonts w:ascii="Arial" w:hAnsi="Arial" w:cs="Arial"/>
            <w:color w:val="000000"/>
            <w:sz w:val="22"/>
            <w:szCs w:val="22"/>
            <w:vertAlign w:val="superscript"/>
            <w:rPrChange w:id="177" w:author="Piyush Nanda" w:date="2023-01-26T11:36:00Z">
              <w:rPr>
                <w:rFonts w:ascii="Arial" w:hAnsi="Arial" w:cs="Arial"/>
                <w:sz w:val="22"/>
                <w:szCs w:val="22"/>
              </w:rPr>
            </w:rPrChange>
          </w:rPr>
          <w:tag w:val="MENDELEY_CITATION_v3_eyJjaXRhdGlvbklEIjoiTUVOREVMRVlfQ0lUQVRJT05fMWVhYmM3ODQtNmJkNy00YTExLWIxNDktOWIwM2I4NmYzNzAwIiwicHJvcGVydGllcyI6eyJub3RlSW5kZXgiOjB9LCJpc0VkaXRlZCI6ZmFsc2UsIm1hbnVhbE92ZXJyaWRlIjp7ImlzTWFudWFsbHlPdmVycmlkZGVuIjpmYWxzZSwiY2l0ZXByb2NUZXh0IjoiPHN1cD4y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"/>
          <w:id w:val="-262539664"/>
          <w:placeholder>
            <w:docPart w:val="DefaultPlaceholder_-1854013440"/>
          </w:placeholder>
        </w:sdtPr>
        <w:sdtContent>
          <w:customXmlInsRangeEnd w:id="176"/>
          <w:ins w:id="178" w:author="Piyush Nanda" w:date="2023-01-26T11:36:00Z">
            <w:r w:rsidR="00C548E9" w:rsidRPr="00C548E9">
              <w:rPr>
                <w:rFonts w:ascii="Arial" w:hAnsi="Arial" w:cs="Arial"/>
                <w:color w:val="000000"/>
                <w:sz w:val="22"/>
                <w:szCs w:val="22"/>
                <w:vertAlign w:val="superscript"/>
              </w:rPr>
              <w:t>2</w:t>
            </w:r>
          </w:ins>
          <w:customXmlInsRangeStart w:id="179" w:author="Piyush Nanda" w:date="2023-01-26T09:56:00Z"/>
        </w:sdtContent>
      </w:sdt>
      <w:customXmlInsRangeEnd w:id="179"/>
      <w:r>
        <w:rPr>
          <w:rFonts w:ascii="Arial" w:hAnsi="Arial" w:cs="Arial"/>
          <w:sz w:val="22"/>
          <w:szCs w:val="22"/>
        </w:rPr>
        <w:t xml:space="preserve"> iii) Fragmentation due to</w:t>
      </w:r>
      <w:ins w:id="180" w:author="Piyush Nanda" w:date="2023-01-07T18:18:00Z">
        <w:r w:rsidR="00A464CA">
          <w:rPr>
            <w:rFonts w:ascii="Arial" w:hAnsi="Arial" w:cs="Arial"/>
            <w:sz w:val="22"/>
            <w:szCs w:val="22"/>
          </w:rPr>
          <w:t xml:space="preserve"> prevailing</w:t>
        </w:r>
      </w:ins>
      <w:r>
        <w:rPr>
          <w:rFonts w:ascii="Arial" w:hAnsi="Arial" w:cs="Arial"/>
          <w:sz w:val="22"/>
          <w:szCs w:val="22"/>
        </w:rPr>
        <w:t xml:space="preserve"> physical forces</w:t>
      </w:r>
      <w:sdt>
        <w:sdtPr>
          <w:rPr>
            <w:rFonts w:ascii="Arial" w:hAnsi="Arial" w:cs="Arial"/>
            <w:color w:val="000000"/>
            <w:sz w:val="22"/>
            <w:szCs w:val="22"/>
            <w:vertAlign w:val="superscript"/>
          </w:rPr>
          <w:tag w:val="MENDELEY_CITATION_v3_eyJjaXRhdGlvbklEIjoiTUVOREVMRVlfQ0lUQVRJT05fOWM0YmExNjMtYWEyMi00MjFhLWJlZGYtZDZkMjBjOWY5YjZiIiwicHJvcGVydGllcyI6eyJub3RlSW5kZXgiOjB9LCJpc0VkaXRlZCI6ZmFsc2UsIm1hbnVhbE92ZXJyaWRlIjp7ImlzTWFudWFsbHlPdmVycmlkZGVuIjpmYWxzZSwiY2l0ZXByb2NUZXh0IjoiPHN1cD45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"/>
          <w:id w:val="1917892081"/>
          <w:placeholder>
            <w:docPart w:val="DefaultPlaceholder_-1854013440"/>
          </w:placeholder>
        </w:sdtPr>
        <w:sdtContent>
          <w:ins w:id="181" w:author="Piyush Nanda" w:date="2023-01-26T11:36:00Z">
            <w:r w:rsidR="00C548E9" w:rsidRPr="00C548E9">
              <w:rPr>
                <w:rFonts w:ascii="Arial" w:hAnsi="Arial" w:cs="Arial"/>
                <w:color w:val="000000"/>
                <w:sz w:val="22"/>
                <w:szCs w:val="22"/>
                <w:vertAlign w:val="superscript"/>
              </w:rPr>
              <w:t>9</w:t>
            </w:r>
          </w:ins>
          <w:del w:id="182" w:author="Piyush Nanda" w:date="2023-01-26T09:46:00Z">
            <w:r w:rsidR="005A4C03" w:rsidRPr="00C548E9" w:rsidDel="003A1D23">
              <w:rPr>
                <w:rFonts w:ascii="Arial" w:hAnsi="Arial" w:cs="Arial"/>
                <w:color w:val="000000"/>
                <w:sz w:val="22"/>
                <w:szCs w:val="22"/>
                <w:vertAlign w:val="superscript"/>
              </w:rPr>
              <w:delText>6</w:delText>
            </w:r>
          </w:del>
        </w:sdtContent>
      </w:sdt>
      <w:r w:rsidR="00783362">
        <w:rPr>
          <w:rFonts w:ascii="Arial" w:hAnsi="Arial" w:cs="Arial"/>
          <w:sz w:val="22"/>
          <w:szCs w:val="22"/>
        </w:rPr>
        <w:t>. Previous work has highlighted genotypes that control</w:t>
      </w:r>
      <w:r w:rsidR="008E184D">
        <w:rPr>
          <w:rFonts w:ascii="Arial" w:hAnsi="Arial" w:cs="Arial"/>
          <w:sz w:val="22"/>
          <w:szCs w:val="22"/>
        </w:rPr>
        <w:t xml:space="preserve"> maximum</w:t>
      </w:r>
      <w:r w:rsidR="00783362">
        <w:rPr>
          <w:rFonts w:ascii="Arial" w:hAnsi="Arial" w:cs="Arial"/>
          <w:sz w:val="22"/>
          <w:szCs w:val="22"/>
        </w:rPr>
        <w:t xml:space="preserve"> cluster sizes and the </w:t>
      </w:r>
      <w:r w:rsidR="00985C91">
        <w:rPr>
          <w:rFonts w:ascii="Arial" w:hAnsi="Arial" w:cs="Arial"/>
          <w:sz w:val="22"/>
          <w:szCs w:val="22"/>
        </w:rPr>
        <w:t xml:space="preserve">internal </w:t>
      </w:r>
      <w:r w:rsidR="00783362">
        <w:rPr>
          <w:rFonts w:ascii="Arial" w:hAnsi="Arial" w:cs="Arial"/>
          <w:sz w:val="22"/>
          <w:szCs w:val="22"/>
        </w:rPr>
        <w:t>physical forces</w:t>
      </w:r>
      <w:r w:rsidR="00985C91">
        <w:rPr>
          <w:rFonts w:ascii="Arial" w:hAnsi="Arial" w:cs="Arial"/>
          <w:sz w:val="22"/>
          <w:szCs w:val="22"/>
        </w:rPr>
        <w:t>.</w:t>
      </w:r>
      <w:r w:rsidR="008E184D">
        <w:rPr>
          <w:rFonts w:ascii="Arial" w:hAnsi="Arial" w:cs="Arial"/>
          <w:sz w:val="22"/>
          <w:szCs w:val="22"/>
        </w:rPr>
        <w:t xml:space="preserve"> For example, changes in cell shape</w:t>
      </w:r>
      <w:sdt>
        <w:sdtPr>
          <w:rPr>
            <w:rFonts w:ascii="Arial" w:hAnsi="Arial" w:cs="Arial"/>
            <w:color w:val="000000"/>
            <w:sz w:val="22"/>
            <w:szCs w:val="22"/>
            <w:vertAlign w:val="superscript"/>
          </w:rPr>
          <w:tag w:val="MENDELEY_CITATION_v3_eyJjaXRhdGlvbklEIjoiTUVOREVMRVlfQ0lUQVRJT05fNDE1ZTA4OWYtOTM3NC00ODBmLTk0ZGEtMDE4MmU1OTcxZmY4IiwicHJvcGVydGllcyI6eyJub3RlSW5kZXgiOjB9LCJpc0VkaXRlZCI6ZmFsc2UsIm1hbnVhbE92ZXJyaWRlIjp7ImlzTWFudWFsbHlPdmVycmlkZGVuIjpmYWxzZSwiY2l0ZXByb2NUZXh0IjoiPHN1cD40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
          <w:id w:val="1171921770"/>
          <w:placeholder>
            <w:docPart w:val="DefaultPlaceholder_-1854013440"/>
          </w:placeholder>
        </w:sdtPr>
        <w:sdtContent>
          <w:ins w:id="183" w:author="Piyush Nanda" w:date="2023-01-26T11:36:00Z">
            <w:r w:rsidR="00C548E9" w:rsidRPr="00C548E9">
              <w:rPr>
                <w:rFonts w:ascii="Arial" w:hAnsi="Arial" w:cs="Arial"/>
                <w:color w:val="000000"/>
                <w:sz w:val="22"/>
                <w:szCs w:val="22"/>
                <w:vertAlign w:val="superscript"/>
              </w:rPr>
              <w:t>4</w:t>
            </w:r>
          </w:ins>
          <w:del w:id="184" w:author="Piyush Nanda" w:date="2023-01-26T09:47:00Z">
            <w:r w:rsidR="005A4C03" w:rsidRPr="00C548E9" w:rsidDel="003A1D23">
              <w:rPr>
                <w:rFonts w:ascii="Arial" w:hAnsi="Arial" w:cs="Arial"/>
                <w:color w:val="000000"/>
                <w:sz w:val="22"/>
                <w:szCs w:val="22"/>
                <w:vertAlign w:val="superscript"/>
              </w:rPr>
              <w:delText>2</w:delText>
            </w:r>
          </w:del>
        </w:sdtContent>
      </w:sdt>
      <w:r w:rsidR="008E184D">
        <w:rPr>
          <w:rFonts w:ascii="Arial" w:hAnsi="Arial" w:cs="Arial"/>
          <w:sz w:val="22"/>
          <w:szCs w:val="22"/>
        </w:rPr>
        <w:t xml:space="preserve"> or strength of cell-cell connection allow clusters to accommodate </w:t>
      </w:r>
      <w:ins w:id="185" w:author="Piyush Nanda" w:date="2023-01-07T18:30:00Z">
        <w:r w:rsidR="00C0235D">
          <w:rPr>
            <w:rFonts w:ascii="Arial" w:hAnsi="Arial" w:cs="Arial"/>
            <w:sz w:val="22"/>
            <w:szCs w:val="22"/>
          </w:rPr>
          <w:t xml:space="preserve">on average </w:t>
        </w:r>
      </w:ins>
      <w:r w:rsidR="008E184D">
        <w:rPr>
          <w:rFonts w:ascii="Arial" w:hAnsi="Arial" w:cs="Arial"/>
          <w:sz w:val="22"/>
          <w:szCs w:val="22"/>
        </w:rPr>
        <w:t>a greater number of cells per cluster</w:t>
      </w:r>
      <w:ins w:id="186" w:author="Piyush Nanda" w:date="2023-01-07T21:14:00Z">
        <w:r w:rsidR="00734080">
          <w:rPr>
            <w:rFonts w:ascii="Arial" w:hAnsi="Arial" w:cs="Arial"/>
            <w:sz w:val="22"/>
            <w:szCs w:val="22"/>
          </w:rPr>
          <w:t xml:space="preserve">. </w:t>
        </w:r>
      </w:ins>
      <w:ins w:id="187" w:author="Piyush Nanda" w:date="2023-01-07T21:16:00Z">
        <w:r w:rsidR="00734080">
          <w:rPr>
            <w:rFonts w:ascii="Arial" w:hAnsi="Arial" w:cs="Arial"/>
            <w:sz w:val="22"/>
            <w:szCs w:val="22"/>
          </w:rPr>
          <w:t xml:space="preserve">While it is well understood what </w:t>
        </w:r>
      </w:ins>
      <w:ins w:id="188" w:author="Piyush Nanda" w:date="2023-01-07T21:17:00Z">
        <w:r w:rsidR="00734080">
          <w:rPr>
            <w:rFonts w:ascii="Arial" w:hAnsi="Arial" w:cs="Arial"/>
            <w:sz w:val="22"/>
            <w:szCs w:val="22"/>
          </w:rPr>
          <w:t xml:space="preserve">the principal targets of natural selection for multicellularity in yeast are, a comprehensive understanding of the principles that determine the steady state dynamics of </w:t>
        </w:r>
      </w:ins>
      <w:ins w:id="189" w:author="Piyush Nanda" w:date="2023-01-07T21:18:00Z">
        <w:r w:rsidR="00734080">
          <w:rPr>
            <w:rFonts w:ascii="Arial" w:hAnsi="Arial" w:cs="Arial"/>
            <w:sz w:val="22"/>
            <w:szCs w:val="22"/>
          </w:rPr>
          <w:t>growth and fragmentation in these clusters is lacking.</w:t>
        </w:r>
      </w:ins>
      <w:ins w:id="190" w:author="Piyush Nanda" w:date="2023-01-08T13:18:00Z">
        <w:r w:rsidR="00D07D66">
          <w:rPr>
            <w:rFonts w:ascii="Arial" w:hAnsi="Arial" w:cs="Arial"/>
            <w:sz w:val="22"/>
            <w:szCs w:val="22"/>
          </w:rPr>
          <w:t xml:space="preserve"> Some of the frequently targeted modules in these</w:t>
        </w:r>
      </w:ins>
      <w:ins w:id="191" w:author="Piyush Nanda" w:date="2023-01-08T13:19:00Z">
        <w:r w:rsidR="00D07D66">
          <w:rPr>
            <w:rFonts w:ascii="Arial" w:hAnsi="Arial" w:cs="Arial"/>
            <w:sz w:val="22"/>
            <w:szCs w:val="22"/>
          </w:rPr>
          <w:t xml:space="preserve"> </w:t>
        </w:r>
      </w:ins>
      <w:ins w:id="192" w:author="Piyush Nanda" w:date="2023-01-08T13:18:00Z">
        <w:r w:rsidR="00D07D66">
          <w:rPr>
            <w:rFonts w:ascii="Arial" w:hAnsi="Arial" w:cs="Arial"/>
            <w:sz w:val="22"/>
            <w:szCs w:val="22"/>
          </w:rPr>
          <w:t xml:space="preserve">evolution experiments </w:t>
        </w:r>
      </w:ins>
      <w:ins w:id="193" w:author="Piyush Nanda" w:date="2023-01-08T13:19:00Z">
        <w:r w:rsidR="00D07D66">
          <w:rPr>
            <w:rFonts w:ascii="Arial" w:hAnsi="Arial" w:cs="Arial"/>
            <w:sz w:val="22"/>
            <w:szCs w:val="22"/>
          </w:rPr>
          <w:t xml:space="preserve">are involved in increasing the strength of cell-to-cell connections </w:t>
        </w:r>
      </w:ins>
      <w:ins w:id="194" w:author="Piyush Nanda" w:date="2023-01-08T13:24:00Z">
        <w:r w:rsidR="00D07D66">
          <w:rPr>
            <w:rFonts w:ascii="Arial" w:hAnsi="Arial" w:cs="Arial"/>
            <w:sz w:val="22"/>
            <w:szCs w:val="22"/>
          </w:rPr>
          <w:t>i.e.,</w:t>
        </w:r>
      </w:ins>
      <w:ins w:id="195" w:author="Piyush Nanda" w:date="2023-01-08T13:19:00Z">
        <w:r w:rsidR="00D07D66">
          <w:rPr>
            <w:rFonts w:ascii="Arial" w:hAnsi="Arial" w:cs="Arial"/>
            <w:sz w:val="22"/>
            <w:szCs w:val="22"/>
          </w:rPr>
          <w:t xml:space="preserve"> ACE2,</w:t>
        </w:r>
      </w:ins>
      <w:ins w:id="196" w:author="Piyush Nanda" w:date="2023-01-08T13:20:00Z">
        <w:r w:rsidR="00D07D66">
          <w:rPr>
            <w:rFonts w:ascii="Arial" w:hAnsi="Arial" w:cs="Arial"/>
            <w:sz w:val="22"/>
            <w:szCs w:val="22"/>
          </w:rPr>
          <w:t xml:space="preserve"> CTS1, GIN4</w:t>
        </w:r>
      </w:ins>
      <w:ins w:id="197" w:author="Piyush Nanda" w:date="2023-01-26T09:57:00Z">
        <w:r w:rsidR="008C3BC1">
          <w:rPr>
            <w:rFonts w:ascii="Arial" w:hAnsi="Arial" w:cs="Arial"/>
            <w:sz w:val="22"/>
            <w:szCs w:val="22"/>
          </w:rPr>
          <w:t xml:space="preserve"> or</w:t>
        </w:r>
      </w:ins>
      <w:ins w:id="198" w:author="Piyush Nanda" w:date="2023-01-08T13:20:00Z">
        <w:r w:rsidR="00D07D66">
          <w:rPr>
            <w:rFonts w:ascii="Arial" w:hAnsi="Arial" w:cs="Arial"/>
            <w:sz w:val="22"/>
            <w:szCs w:val="22"/>
          </w:rPr>
          <w:t xml:space="preserve"> involved in cell shape regulation</w:t>
        </w:r>
      </w:ins>
      <w:customXmlInsRangeStart w:id="199" w:author="Piyush Nanda" w:date="2023-01-26T09:58:00Z"/>
      <w:sdt>
        <w:sdtPr>
          <w:rPr>
            <w:rFonts w:ascii="Arial" w:hAnsi="Arial" w:cs="Arial"/>
            <w:color w:val="000000"/>
            <w:sz w:val="22"/>
            <w:szCs w:val="22"/>
            <w:vertAlign w:val="superscript"/>
            <w:rPrChange w:id="200" w:author="Piyush Nanda" w:date="2023-01-26T11:36:00Z">
              <w:rPr>
                <w:rFonts w:ascii="Arial" w:hAnsi="Arial" w:cs="Arial"/>
                <w:sz w:val="22"/>
                <w:szCs w:val="22"/>
              </w:rPr>
            </w:rPrChange>
          </w:rPr>
          <w:tag w:val="MENDELEY_CITATION_v3_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"/>
          <w:id w:val="-166175835"/>
          <w:placeholder>
            <w:docPart w:val="DefaultPlaceholder_-1854013440"/>
          </w:placeholder>
        </w:sdtPr>
        <w:sdtContent>
          <w:customXmlInsRangeEnd w:id="199"/>
          <w:ins w:id="201" w:author="Piyush Nanda" w:date="2023-01-26T11:36:00Z">
            <w:r w:rsidR="00C548E9" w:rsidRPr="00C548E9">
              <w:rPr>
                <w:rFonts w:ascii="Arial" w:hAnsi="Arial" w:cs="Arial"/>
                <w:color w:val="000000"/>
                <w:sz w:val="22"/>
                <w:szCs w:val="22"/>
                <w:vertAlign w:val="superscript"/>
              </w:rPr>
              <w:t>10</w:t>
            </w:r>
          </w:ins>
          <w:customXmlInsRangeStart w:id="202" w:author="Piyush Nanda" w:date="2023-01-26T09:58:00Z"/>
        </w:sdtContent>
      </w:sdt>
      <w:customXmlInsRangeEnd w:id="202"/>
      <w:ins w:id="203" w:author="Piyush Nanda" w:date="2023-01-08T13:20:00Z">
        <w:r w:rsidR="00D07D66">
          <w:rPr>
            <w:rFonts w:ascii="Arial" w:hAnsi="Arial" w:cs="Arial"/>
            <w:sz w:val="22"/>
            <w:szCs w:val="22"/>
          </w:rPr>
          <w:t xml:space="preserve"> </w:t>
        </w:r>
      </w:ins>
      <w:ins w:id="204" w:author="Piyush Nanda" w:date="2023-01-08T13:24:00Z">
        <w:r w:rsidR="00D07D66">
          <w:rPr>
            <w:rFonts w:ascii="Arial" w:hAnsi="Arial" w:cs="Arial"/>
            <w:sz w:val="22"/>
            <w:szCs w:val="22"/>
          </w:rPr>
          <w:t>i.e.,</w:t>
        </w:r>
      </w:ins>
      <w:ins w:id="205" w:author="Piyush Nanda" w:date="2023-01-08T13:23:00Z">
        <w:r w:rsidR="00D07D66">
          <w:rPr>
            <w:rFonts w:ascii="Arial" w:hAnsi="Arial" w:cs="Arial"/>
            <w:sz w:val="22"/>
            <w:szCs w:val="22"/>
          </w:rPr>
          <w:t xml:space="preserve"> CLB2, ARP5. </w:t>
        </w:r>
      </w:ins>
      <w:ins w:id="206" w:author="Piyush Nanda" w:date="2023-01-08T13:24:00Z">
        <w:r w:rsidR="00D07D66">
          <w:rPr>
            <w:rFonts w:ascii="Arial" w:hAnsi="Arial" w:cs="Arial"/>
            <w:sz w:val="22"/>
            <w:szCs w:val="22"/>
          </w:rPr>
          <w:t>How alterations in these cellular features affect the steady-state growth dynamics of these clusters remains largely unknown.</w:t>
        </w:r>
      </w:ins>
      <w:ins w:id="207" w:author="Piyush Nanda" w:date="2023-01-08T13:20:00Z">
        <w:r w:rsidR="00D07D66">
          <w:rPr>
            <w:rFonts w:ascii="Arial" w:hAnsi="Arial" w:cs="Arial"/>
            <w:sz w:val="22"/>
            <w:szCs w:val="22"/>
          </w:rPr>
          <w:t xml:space="preserve"> </w:t>
        </w:r>
      </w:ins>
      <w:ins w:id="208" w:author="Piyush Nanda" w:date="2023-01-07T21:19:00Z">
        <w:r w:rsidR="00E6679A">
          <w:rPr>
            <w:rFonts w:ascii="Arial" w:hAnsi="Arial" w:cs="Arial"/>
            <w:sz w:val="22"/>
            <w:szCs w:val="22"/>
          </w:rPr>
          <w:t>Moreo</w:t>
        </w:r>
      </w:ins>
      <w:ins w:id="209" w:author="Piyush Nanda" w:date="2023-01-07T21:20:00Z">
        <w:r w:rsidR="00E6679A">
          <w:rPr>
            <w:rFonts w:ascii="Arial" w:hAnsi="Arial" w:cs="Arial"/>
            <w:sz w:val="22"/>
            <w:szCs w:val="22"/>
          </w:rPr>
          <w:t xml:space="preserve">ver, it is important to appreciate that the </w:t>
        </w:r>
      </w:ins>
      <w:del w:id="210" w:author="Piyush Nanda" w:date="2023-01-07T18:30:00Z">
        <w:r w:rsidR="008E184D" w:rsidDel="00C0235D">
          <w:rPr>
            <w:rFonts w:ascii="Arial" w:hAnsi="Arial" w:cs="Arial"/>
            <w:sz w:val="22"/>
            <w:szCs w:val="22"/>
          </w:rPr>
          <w:delText xml:space="preserve">. </w:delText>
        </w:r>
      </w:del>
      <w:del w:id="211" w:author="Piyush Nanda" w:date="2023-01-07T18:19:00Z">
        <w:r w:rsidR="001864D0" w:rsidRPr="001864D0" w:rsidDel="00A464CA">
          <w:rPr>
            <w:rFonts w:ascii="Arial" w:hAnsi="Arial" w:cs="Arial"/>
            <w:sz w:val="22"/>
            <w:szCs w:val="22"/>
          </w:rPr>
          <w:delText>However, natural selection acts on the population, i.e., cluster size distribution, and not only on clusters with the maximum number of cells</w:delText>
        </w:r>
        <w:r w:rsidR="00AE30E0" w:rsidDel="00A464CA">
          <w:rPr>
            <w:rFonts w:ascii="Arial" w:hAnsi="Arial" w:cs="Arial"/>
            <w:sz w:val="22"/>
            <w:szCs w:val="22"/>
          </w:rPr>
          <w:delText xml:space="preserve">. Therefore, it is imperative to understand how genotypes map to cluster size distribution and the underlying growth dynamics of multicellular clusters. </w:delText>
        </w:r>
      </w:del>
      <w:del w:id="212" w:author="Piyush Nanda" w:date="2023-01-07T21:20:00Z">
        <w:r w:rsidR="00AE30E0" w:rsidDel="00E6679A">
          <w:rPr>
            <w:rFonts w:ascii="Arial" w:hAnsi="Arial" w:cs="Arial"/>
            <w:sz w:val="22"/>
            <w:szCs w:val="22"/>
          </w:rPr>
          <w:delText xml:space="preserve">Moreover, </w:delText>
        </w:r>
        <w:r w:rsidR="001864D0" w:rsidDel="00E6679A">
          <w:rPr>
            <w:rFonts w:ascii="Arial" w:hAnsi="Arial" w:cs="Arial"/>
            <w:sz w:val="22"/>
            <w:szCs w:val="22"/>
          </w:rPr>
          <w:delText xml:space="preserve">the </w:delText>
        </w:r>
      </w:del>
      <w:r w:rsidR="00AE30E0">
        <w:rPr>
          <w:rFonts w:ascii="Arial" w:hAnsi="Arial" w:cs="Arial"/>
          <w:sz w:val="22"/>
          <w:szCs w:val="22"/>
        </w:rPr>
        <w:t>persistence and prevalence of any cellular interactions</w:t>
      </w:r>
      <w:ins w:id="213" w:author="Piyush Nanda" w:date="2023-01-07T21:21:00Z">
        <w:r w:rsidR="00E6679A">
          <w:rPr>
            <w:rFonts w:ascii="Arial" w:hAnsi="Arial" w:cs="Arial"/>
            <w:sz w:val="22"/>
            <w:szCs w:val="22"/>
          </w:rPr>
          <w:t xml:space="preserve"> </w:t>
        </w:r>
      </w:ins>
      <w:ins w:id="214" w:author="Piyush Nanda" w:date="2023-01-08T13:25:00Z">
        <w:r w:rsidR="00D07D66">
          <w:rPr>
            <w:rFonts w:ascii="Arial" w:hAnsi="Arial" w:cs="Arial"/>
            <w:sz w:val="22"/>
            <w:szCs w:val="22"/>
          </w:rPr>
          <w:t xml:space="preserve">in more sophisticated multicellular systems </w:t>
        </w:r>
      </w:ins>
      <w:ins w:id="215" w:author="Piyush Nanda" w:date="2023-01-07T21:21:00Z">
        <w:r w:rsidR="00E6679A">
          <w:rPr>
            <w:rFonts w:ascii="Arial" w:hAnsi="Arial" w:cs="Arial"/>
            <w:sz w:val="22"/>
            <w:szCs w:val="22"/>
          </w:rPr>
          <w:t xml:space="preserve">like metabolic cross-feeding or division of labor </w:t>
        </w:r>
      </w:ins>
      <w:del w:id="216" w:author="Piyush Nanda" w:date="2023-01-07T21:21:00Z">
        <w:r w:rsidR="00AE30E0" w:rsidDel="00E6679A">
          <w:rPr>
            <w:rFonts w:ascii="Arial" w:hAnsi="Arial" w:cs="Arial"/>
            <w:sz w:val="22"/>
            <w:szCs w:val="22"/>
          </w:rPr>
          <w:delText xml:space="preserve"> </w:delText>
        </w:r>
      </w:del>
      <w:r w:rsidR="00AE30E0">
        <w:rPr>
          <w:rFonts w:ascii="Arial" w:hAnsi="Arial" w:cs="Arial"/>
          <w:sz w:val="22"/>
          <w:szCs w:val="22"/>
        </w:rPr>
        <w:t>would depend on the dynamics of growth and division than the cluster sizes</w:t>
      </w:r>
      <w:ins w:id="217" w:author="Piyush Nanda" w:date="2023-01-07T21:20:00Z">
        <w:r w:rsidR="00E6679A">
          <w:rPr>
            <w:rFonts w:ascii="Arial" w:hAnsi="Arial" w:cs="Arial"/>
            <w:sz w:val="22"/>
            <w:szCs w:val="22"/>
          </w:rPr>
          <w:t xml:space="preserve"> alone</w:t>
        </w:r>
      </w:ins>
      <w:r w:rsidR="00AE30E0">
        <w:rPr>
          <w:rFonts w:ascii="Arial" w:hAnsi="Arial" w:cs="Arial"/>
          <w:sz w:val="22"/>
          <w:szCs w:val="22"/>
        </w:rPr>
        <w:t>.</w:t>
      </w:r>
      <w:ins w:id="218" w:author="Piyush Nanda" w:date="2023-01-07T21:22:00Z">
        <w:r w:rsidR="00E6679A">
          <w:rPr>
            <w:rFonts w:ascii="Arial" w:hAnsi="Arial" w:cs="Arial"/>
            <w:sz w:val="22"/>
            <w:szCs w:val="22"/>
          </w:rPr>
          <w:t xml:space="preserve"> A predictive model of the multicellula</w:t>
        </w:r>
      </w:ins>
      <w:ins w:id="219" w:author="Piyush Nanda" w:date="2023-01-07T21:23:00Z">
        <w:r w:rsidR="00E6679A">
          <w:rPr>
            <w:rFonts w:ascii="Arial" w:hAnsi="Arial" w:cs="Arial"/>
            <w:sz w:val="22"/>
            <w:szCs w:val="22"/>
          </w:rPr>
          <w:t>r growth would allow exploration of parameter space that give rise to specific cluster size and composition</w:t>
        </w:r>
      </w:ins>
      <w:ins w:id="220" w:author="Piyush Nanda" w:date="2023-01-07T21:24:00Z">
        <w:r w:rsidR="00E6679A">
          <w:rPr>
            <w:rFonts w:ascii="Arial" w:hAnsi="Arial" w:cs="Arial"/>
            <w:sz w:val="22"/>
            <w:szCs w:val="22"/>
          </w:rPr>
          <w:t xml:space="preserve">. </w:t>
        </w:r>
      </w:ins>
      <w:del w:id="221" w:author="Piyush Nanda" w:date="2023-01-07T21:22:00Z">
        <w:r w:rsidR="00AE30E0" w:rsidDel="00E6679A">
          <w:rPr>
            <w:rFonts w:ascii="Arial" w:hAnsi="Arial" w:cs="Arial"/>
            <w:sz w:val="22"/>
            <w:szCs w:val="22"/>
          </w:rPr>
          <w:delText xml:space="preserve"> </w:delText>
        </w:r>
      </w:del>
    </w:p>
    <w:p w14:paraId="135CC3DC" w14:textId="224EFF4A" w:rsidR="008E73E5" w:rsidRDefault="008E73E5" w:rsidP="00F064E4">
      <w:pPr>
        <w:jc w:val="both"/>
        <w:rPr>
          <w:ins w:id="222" w:author="Piyush Nanda" w:date="2023-01-08T17:10:00Z"/>
          <w:rFonts w:ascii="Arial" w:hAnsi="Arial" w:cs="Arial"/>
          <w:sz w:val="22"/>
          <w:szCs w:val="22"/>
        </w:rPr>
      </w:pPr>
    </w:p>
    <w:p w14:paraId="37235D8C" w14:textId="195AE475" w:rsidR="00E6679A" w:rsidRPr="00030677" w:rsidRDefault="008E73E5" w:rsidP="00F064E4">
      <w:pPr>
        <w:jc w:val="both"/>
        <w:rPr>
          <w:ins w:id="223" w:author="Piyush Nanda" w:date="2023-01-07T21:20:00Z"/>
          <w:rFonts w:ascii="Arial" w:hAnsi="Arial" w:cs="Arial"/>
          <w:b/>
          <w:bCs/>
          <w:sz w:val="22"/>
          <w:szCs w:val="22"/>
          <w:rPrChange w:id="224" w:author="Piyush Nanda" w:date="2023-01-08T17:21:00Z">
            <w:rPr>
              <w:ins w:id="225" w:author="Piyush Nanda" w:date="2023-01-07T21:20:00Z"/>
              <w:rFonts w:ascii="Arial" w:hAnsi="Arial" w:cs="Arial"/>
              <w:sz w:val="22"/>
              <w:szCs w:val="22"/>
            </w:rPr>
          </w:rPrChange>
        </w:rPr>
      </w:pPr>
      <w:ins w:id="226" w:author="Piyush Nanda" w:date="2023-01-08T17:10:00Z">
        <w:r>
          <w:rPr>
            <w:rFonts w:ascii="Arial" w:hAnsi="Arial" w:cs="Arial"/>
            <w:b/>
            <w:bCs/>
            <w:sz w:val="22"/>
            <w:szCs w:val="22"/>
          </w:rPr>
          <w:t>A dynamic-network approach to model growth of multicellular cluster</w:t>
        </w:r>
      </w:ins>
    </w:p>
    <w:p w14:paraId="2D9B745F" w14:textId="171B8A5B" w:rsidR="00B52034" w:rsidRDefault="00AE30E0" w:rsidP="00F064E4">
      <w:pPr>
        <w:jc w:val="both"/>
        <w:rPr>
          <w:ins w:id="227" w:author="Piyush Nanda" w:date="2023-01-08T17:38:00Z"/>
          <w:rFonts w:ascii="Arial" w:hAnsi="Arial" w:cs="Arial"/>
          <w:sz w:val="22"/>
          <w:szCs w:val="22"/>
        </w:rPr>
      </w:pPr>
      <w:del w:id="228" w:author="Piyush Nanda" w:date="2023-01-07T21:20:00Z">
        <w:r w:rsidDel="00E6679A">
          <w:rPr>
            <w:rFonts w:ascii="Arial" w:hAnsi="Arial" w:cs="Arial"/>
            <w:sz w:val="22"/>
            <w:szCs w:val="22"/>
          </w:rPr>
          <w:delText xml:space="preserve">Models that can help map which </w:delText>
        </w:r>
        <w:r w:rsidR="00BB1870" w:rsidDel="00E6679A">
          <w:rPr>
            <w:rFonts w:ascii="Arial" w:hAnsi="Arial" w:cs="Arial"/>
            <w:sz w:val="22"/>
            <w:szCs w:val="22"/>
          </w:rPr>
          <w:delText>genotypes determine such behavior at the level of population of cells are lacking.</w:delText>
        </w:r>
        <w:r w:rsidR="0052187A" w:rsidDel="00E6679A">
          <w:rPr>
            <w:rFonts w:ascii="Arial" w:hAnsi="Arial" w:cs="Arial"/>
            <w:sz w:val="22"/>
            <w:szCs w:val="22"/>
          </w:rPr>
          <w:delText xml:space="preserve"> </w:delText>
        </w:r>
      </w:del>
      <w:r w:rsidR="0052187A">
        <w:rPr>
          <w:rFonts w:ascii="Arial" w:hAnsi="Arial" w:cs="Arial"/>
          <w:sz w:val="22"/>
          <w:szCs w:val="22"/>
        </w:rPr>
        <w:t>We use a dynamic network model</w:t>
      </w:r>
      <w:ins w:id="229" w:author="Piyush Nanda" w:date="2023-01-26T09:15:00Z">
        <w:r w:rsidR="004E1C7B">
          <w:rPr>
            <w:rFonts w:ascii="Arial" w:hAnsi="Arial" w:cs="Arial"/>
            <w:sz w:val="22"/>
            <w:szCs w:val="22"/>
          </w:rPr>
          <w:t xml:space="preserve">, </w:t>
        </w:r>
        <w:proofErr w:type="spellStart"/>
        <w:r w:rsidR="004E1C7B">
          <w:rPr>
            <w:rFonts w:ascii="Arial" w:hAnsi="Arial" w:cs="Arial"/>
            <w:sz w:val="22"/>
            <w:szCs w:val="22"/>
          </w:rPr>
          <w:t>MultiCellNet</w:t>
        </w:r>
        <w:proofErr w:type="spellEnd"/>
        <w:r w:rsidR="004E1C7B">
          <w:rPr>
            <w:rFonts w:ascii="Arial" w:hAnsi="Arial" w:cs="Arial"/>
            <w:sz w:val="22"/>
            <w:szCs w:val="22"/>
          </w:rPr>
          <w:t>,</w:t>
        </w:r>
      </w:ins>
      <w:r w:rsidR="0052187A">
        <w:rPr>
          <w:rFonts w:ascii="Arial" w:hAnsi="Arial" w:cs="Arial"/>
          <w:sz w:val="22"/>
          <w:szCs w:val="22"/>
        </w:rPr>
        <w:t xml:space="preserve"> that represents the growth dynamics of clusters with cells as nodes and their connections as edges. We program the dynamic network to grow proportional to cell division rate</w:t>
      </w:r>
      <w:ins w:id="230" w:author="Piyush Nanda" w:date="2023-01-04T15:30:00Z">
        <w:r w:rsidR="00AF4BA8">
          <w:rPr>
            <w:rFonts w:ascii="Arial" w:hAnsi="Arial" w:cs="Arial"/>
            <w:sz w:val="22"/>
            <w:szCs w:val="22"/>
          </w:rPr>
          <w:t xml:space="preserve"> (</w:t>
        </w:r>
      </w:ins>
      <m:oMath>
        <m:r>
          <w:ins w:id="231" w:author="Piyush Nanda" w:date="2023-01-04T15:33:00Z">
            <w:rPr>
              <w:rFonts w:ascii="Cambria Math" w:hAnsi="Cambria Math" w:cs="Arial"/>
              <w:sz w:val="22"/>
              <w:szCs w:val="22"/>
            </w:rPr>
            <m:t>λ</m:t>
          </w:ins>
        </m:r>
      </m:oMath>
      <w:ins w:id="232" w:author="Piyush Nanda" w:date="2023-01-04T15:30:00Z">
        <w:r w:rsidR="00AF4BA8">
          <w:rPr>
            <w:rFonts w:ascii="Arial" w:hAnsi="Arial" w:cs="Arial"/>
            <w:sz w:val="22"/>
            <w:szCs w:val="22"/>
          </w:rPr>
          <w:t>)</w:t>
        </w:r>
      </w:ins>
      <w:r w:rsidR="0052187A">
        <w:rPr>
          <w:rFonts w:ascii="Arial" w:hAnsi="Arial" w:cs="Arial"/>
          <w:sz w:val="22"/>
          <w:szCs w:val="22"/>
        </w:rPr>
        <w:t xml:space="preserve"> and fragment at a specific edge when a certain set of conditions are met. Using this approach, we explore multiple </w:t>
      </w:r>
      <w:del w:id="233" w:author="Piyush Nanda" w:date="2023-01-04T15:25:00Z">
        <w:r w:rsidR="0052187A" w:rsidDel="00AF4BA8">
          <w:rPr>
            <w:rFonts w:ascii="Arial" w:hAnsi="Arial" w:cs="Arial"/>
            <w:sz w:val="22"/>
            <w:szCs w:val="22"/>
          </w:rPr>
          <w:delText>competiti</w:delText>
        </w:r>
        <w:r w:rsidR="004F7C99" w:rsidDel="00AF4BA8">
          <w:rPr>
            <w:rFonts w:ascii="Arial" w:hAnsi="Arial" w:cs="Arial"/>
            <w:sz w:val="22"/>
            <w:szCs w:val="22"/>
          </w:rPr>
          <w:delText>ng</w:delText>
        </w:r>
        <w:r w:rsidR="0052187A" w:rsidDel="00AF4BA8">
          <w:rPr>
            <w:rFonts w:ascii="Arial" w:hAnsi="Arial" w:cs="Arial"/>
            <w:sz w:val="22"/>
            <w:szCs w:val="22"/>
          </w:rPr>
          <w:delText xml:space="preserve"> </w:delText>
        </w:r>
      </w:del>
      <w:r w:rsidR="0052187A">
        <w:rPr>
          <w:rFonts w:ascii="Arial" w:hAnsi="Arial" w:cs="Arial"/>
          <w:sz w:val="22"/>
          <w:szCs w:val="22"/>
        </w:rPr>
        <w:t xml:space="preserve">models with different rules of cluster fragmentation. </w:t>
      </w:r>
      <w:r w:rsidR="00EF4CF8" w:rsidRPr="00E6679A">
        <w:rPr>
          <w:rFonts w:ascii="Arial" w:hAnsi="Arial" w:cs="Arial"/>
          <w:sz w:val="22"/>
          <w:szCs w:val="22"/>
        </w:rPr>
        <w:t>Crowding around a specific cell in multicellular clusters leads to development of steric forces</w:t>
      </w:r>
      <w:del w:id="234" w:author="Piyush Nanda" w:date="2023-01-07T21:25:00Z">
        <w:r w:rsidR="00EF4CF8" w:rsidRPr="00E6679A" w:rsidDel="00E6679A">
          <w:rPr>
            <w:rFonts w:ascii="Arial" w:hAnsi="Arial" w:cs="Arial"/>
            <w:sz w:val="22"/>
            <w:szCs w:val="22"/>
          </w:rPr>
          <w:delText xml:space="preserve"> </w:delText>
        </w:r>
      </w:del>
      <w:ins w:id="235" w:author="Piyush Nanda" w:date="2023-01-07T21:25:00Z">
        <w:r w:rsidR="00E6679A" w:rsidRPr="00E6679A">
          <w:rPr>
            <w:rFonts w:ascii="Arial" w:hAnsi="Arial" w:cs="Arial"/>
            <w:sz w:val="22"/>
            <w:szCs w:val="22"/>
            <w:rPrChange w:id="236" w:author="Piyush Nanda" w:date="2023-01-07T21:25:00Z">
              <w:rPr>
                <w:rFonts w:ascii="Arial" w:hAnsi="Arial" w:cs="Arial"/>
                <w:sz w:val="22"/>
                <w:szCs w:val="22"/>
                <w:highlight w:val="yellow"/>
              </w:rPr>
            </w:rPrChange>
          </w:rPr>
          <w:t xml:space="preserve"> due to geometric constraints</w:t>
        </w:r>
      </w:ins>
      <w:del w:id="237" w:author="Piyush Nanda" w:date="2023-01-07T21:25:00Z">
        <w:r w:rsidR="00EF4CF8" w:rsidRPr="00E6679A" w:rsidDel="00E6679A">
          <w:rPr>
            <w:rFonts w:ascii="Arial" w:hAnsi="Arial" w:cs="Arial"/>
            <w:sz w:val="22"/>
            <w:szCs w:val="22"/>
          </w:rPr>
          <w:delText>when the surrounding cells reach a certain threshold</w:delText>
        </w:r>
      </w:del>
      <w:r w:rsidR="00EF4CF8" w:rsidRPr="00E6679A">
        <w:rPr>
          <w:rFonts w:ascii="Arial" w:hAnsi="Arial" w:cs="Arial"/>
          <w:sz w:val="22"/>
          <w:szCs w:val="22"/>
        </w:rPr>
        <w:t xml:space="preserve">. </w:t>
      </w:r>
      <w:del w:id="238" w:author="Piyush Nanda" w:date="2023-01-07T21:25:00Z">
        <w:r w:rsidR="00EF4CF8" w:rsidRPr="00E6679A" w:rsidDel="00E6679A">
          <w:rPr>
            <w:rFonts w:ascii="Arial" w:hAnsi="Arial" w:cs="Arial"/>
            <w:sz w:val="22"/>
            <w:szCs w:val="22"/>
          </w:rPr>
          <w:delText>We call this as the</w:delText>
        </w:r>
      </w:del>
      <w:ins w:id="239" w:author="Piyush Nanda" w:date="2023-01-07T21:25:00Z">
        <w:r w:rsidR="00E6679A" w:rsidRPr="00E6679A">
          <w:rPr>
            <w:rFonts w:ascii="Arial" w:hAnsi="Arial" w:cs="Arial"/>
            <w:sz w:val="22"/>
            <w:szCs w:val="22"/>
            <w:rPrChange w:id="240" w:author="Piyush Nanda" w:date="2023-01-07T21:25:00Z">
              <w:rPr>
                <w:rFonts w:ascii="Arial" w:hAnsi="Arial" w:cs="Arial"/>
                <w:sz w:val="22"/>
                <w:szCs w:val="22"/>
                <w:highlight w:val="yellow"/>
              </w:rPr>
            </w:rPrChange>
          </w:rPr>
          <w:t>We capture such a constraint in the parameter</w:t>
        </w:r>
      </w:ins>
      <w:r w:rsidR="00EF4CF8" w:rsidRPr="00E6679A">
        <w:rPr>
          <w:rFonts w:ascii="Arial" w:hAnsi="Arial" w:cs="Arial"/>
          <w:sz w:val="22"/>
          <w:szCs w:val="22"/>
        </w:rPr>
        <w:t xml:space="preserve"> ‘kissing number</w:t>
      </w:r>
      <w:ins w:id="241" w:author="Piyush Nanda" w:date="2023-01-04T15:25:00Z">
        <w:r w:rsidR="00AF4BA8" w:rsidRPr="00E6679A">
          <w:rPr>
            <w:rFonts w:ascii="Arial" w:hAnsi="Arial" w:cs="Arial"/>
            <w:sz w:val="22"/>
            <w:szCs w:val="22"/>
          </w:rPr>
          <w:t xml:space="preserve"> (</w:t>
        </w:r>
      </w:ins>
      <m:oMath>
        <m:r>
          <w:ins w:id="242" w:author="Piyush Nanda" w:date="2023-01-04T15:33:00Z">
            <w:rPr>
              <w:rFonts w:ascii="Cambria Math" w:hAnsi="Cambria Math" w:cs="Arial"/>
              <w:sz w:val="22"/>
              <w:szCs w:val="22"/>
              <w:rPrChange w:id="243" w:author="Piyush Nanda" w:date="2023-01-07T21:25:00Z">
                <w:rPr>
                  <w:rFonts w:ascii="Cambria Math" w:hAnsi="Cambria Math" w:cs="Arial"/>
                  <w:sz w:val="22"/>
                  <w:szCs w:val="22"/>
                  <w:highlight w:val="yellow"/>
                </w:rPr>
              </w:rPrChange>
            </w:rPr>
            <m:t>κ</m:t>
          </w:ins>
        </m:r>
      </m:oMath>
      <w:ins w:id="244" w:author="Piyush Nanda" w:date="2023-01-04T15:25:00Z">
        <w:r w:rsidR="00AF4BA8" w:rsidRPr="00E6679A">
          <w:rPr>
            <w:rFonts w:ascii="Arial" w:hAnsi="Arial" w:cs="Arial"/>
            <w:sz w:val="22"/>
            <w:szCs w:val="22"/>
          </w:rPr>
          <w:t>)</w:t>
        </w:r>
      </w:ins>
      <w:r w:rsidR="00EF4CF8" w:rsidRPr="00E6679A">
        <w:rPr>
          <w:rFonts w:ascii="Arial" w:hAnsi="Arial" w:cs="Arial"/>
          <w:sz w:val="22"/>
          <w:szCs w:val="22"/>
        </w:rPr>
        <w:t>’ derived from geometric limits on organization of spheres</w:t>
      </w:r>
      <w:customXmlInsRangeStart w:id="245" w:author="Piyush Nanda" w:date="2023-01-26T10:02:00Z"/>
      <w:sdt>
        <w:sdtPr>
          <w:rPr>
            <w:rFonts w:ascii="Arial" w:hAnsi="Arial" w:cs="Arial"/>
            <w:color w:val="000000"/>
            <w:sz w:val="22"/>
            <w:szCs w:val="22"/>
            <w:vertAlign w:val="superscript"/>
            <w:rPrChange w:id="246" w:author="Piyush Nanda" w:date="2023-01-26T11:36:00Z">
              <w:rPr>
                <w:rFonts w:ascii="Arial" w:hAnsi="Arial" w:cs="Arial"/>
                <w:sz w:val="22"/>
                <w:szCs w:val="22"/>
              </w:rPr>
            </w:rPrChange>
          </w:rPr>
          <w:tag w:val="MENDELEY_CITATION_v3_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"/>
          <w:id w:val="2083489246"/>
          <w:placeholder>
            <w:docPart w:val="DefaultPlaceholder_-1854013440"/>
          </w:placeholder>
        </w:sdtPr>
        <w:sdtContent>
          <w:customXmlInsRangeEnd w:id="245"/>
          <w:ins w:id="247" w:author="Piyush Nanda" w:date="2023-01-26T11:36:00Z">
            <w:r w:rsidR="00C548E9" w:rsidRPr="00C548E9">
              <w:rPr>
                <w:rFonts w:ascii="Arial" w:hAnsi="Arial" w:cs="Arial"/>
                <w:color w:val="000000"/>
                <w:sz w:val="22"/>
                <w:szCs w:val="22"/>
                <w:vertAlign w:val="superscript"/>
              </w:rPr>
              <w:t>11</w:t>
            </w:r>
          </w:ins>
          <w:customXmlInsRangeStart w:id="248" w:author="Piyush Nanda" w:date="2023-01-26T10:02:00Z"/>
        </w:sdtContent>
      </w:sdt>
      <w:customXmlInsRangeEnd w:id="248"/>
      <w:r w:rsidR="00EF4CF8" w:rsidRPr="00E6679A">
        <w:rPr>
          <w:rFonts w:ascii="Arial" w:hAnsi="Arial" w:cs="Arial"/>
          <w:sz w:val="22"/>
          <w:szCs w:val="22"/>
        </w:rPr>
        <w:t xml:space="preserve">. </w:t>
      </w:r>
      <w:r w:rsidR="001864D0" w:rsidRPr="00E6679A">
        <w:rPr>
          <w:rFonts w:ascii="Arial" w:hAnsi="Arial" w:cs="Arial"/>
          <w:sz w:val="22"/>
          <w:szCs w:val="22"/>
        </w:rPr>
        <w:t xml:space="preserve">Following </w:t>
      </w:r>
      <w:del w:id="249" w:author="Piyush Nanda" w:date="2023-01-07T21:26:00Z">
        <w:r w:rsidR="001864D0" w:rsidRPr="00E6679A" w:rsidDel="00E6679A">
          <w:rPr>
            <w:rFonts w:ascii="Arial" w:hAnsi="Arial" w:cs="Arial"/>
            <w:sz w:val="22"/>
            <w:szCs w:val="22"/>
          </w:rPr>
          <w:delText>this</w:delText>
        </w:r>
      </w:del>
      <w:ins w:id="250" w:author="Piyush Nanda" w:date="2023-01-07T21:26:00Z">
        <w:r w:rsidR="00E6679A">
          <w:rPr>
            <w:rFonts w:ascii="Arial" w:hAnsi="Arial" w:cs="Arial"/>
            <w:sz w:val="22"/>
            <w:szCs w:val="22"/>
          </w:rPr>
          <w:t>the development of steric forces</w:t>
        </w:r>
      </w:ins>
      <w:r w:rsidR="001864D0" w:rsidRPr="00E6679A">
        <w:rPr>
          <w:rFonts w:ascii="Arial" w:hAnsi="Arial" w:cs="Arial"/>
          <w:sz w:val="22"/>
          <w:szCs w:val="22"/>
        </w:rPr>
        <w:t xml:space="preserve">, one </w:t>
      </w:r>
      <w:ins w:id="251" w:author="Piyush Nanda" w:date="2023-01-07T21:26:00Z">
        <w:r w:rsidR="00E6679A">
          <w:rPr>
            <w:rFonts w:ascii="Arial" w:hAnsi="Arial" w:cs="Arial"/>
            <w:sz w:val="22"/>
            <w:szCs w:val="22"/>
          </w:rPr>
          <w:t xml:space="preserve">or more </w:t>
        </w:r>
      </w:ins>
      <w:r w:rsidR="001864D0" w:rsidRPr="00E6679A">
        <w:rPr>
          <w:rFonts w:ascii="Arial" w:hAnsi="Arial" w:cs="Arial"/>
          <w:sz w:val="22"/>
          <w:szCs w:val="22"/>
        </w:rPr>
        <w:t>of the cell-cell connections</w:t>
      </w:r>
      <w:ins w:id="252" w:author="Piyush Nanda" w:date="2023-01-07T21:26:00Z">
        <w:r w:rsidR="00E6679A">
          <w:rPr>
            <w:rFonts w:ascii="Arial" w:hAnsi="Arial" w:cs="Arial"/>
            <w:sz w:val="22"/>
            <w:szCs w:val="22"/>
          </w:rPr>
          <w:t xml:space="preserve"> fractures to release the </w:t>
        </w:r>
      </w:ins>
      <w:ins w:id="253" w:author="Piyush Nanda" w:date="2023-01-07T21:27:00Z">
        <w:r w:rsidR="00E6679A">
          <w:rPr>
            <w:rFonts w:ascii="Arial" w:hAnsi="Arial" w:cs="Arial"/>
            <w:sz w:val="22"/>
            <w:szCs w:val="22"/>
          </w:rPr>
          <w:t xml:space="preserve">strain. </w:t>
        </w:r>
      </w:ins>
      <w:ins w:id="254" w:author="Piyush Nanda" w:date="2023-01-07T22:23:00Z">
        <w:r w:rsidR="00B51DE2">
          <w:rPr>
            <w:rFonts w:ascii="Arial" w:hAnsi="Arial" w:cs="Arial"/>
            <w:sz w:val="22"/>
            <w:szCs w:val="22"/>
          </w:rPr>
          <w:t>The fracture</w:t>
        </w:r>
        <w:r w:rsidR="00B51DE2" w:rsidRPr="00E6679A">
          <w:rPr>
            <w:rFonts w:ascii="Arial" w:hAnsi="Arial" w:cs="Arial"/>
            <w:sz w:val="22"/>
            <w:szCs w:val="22"/>
          </w:rPr>
          <w:t xml:space="preserve"> can either happen probabilistically i.e., each connection has a probability of breaking based on an underlying </w:t>
        </w:r>
        <w:r w:rsidR="00B51DE2">
          <w:rPr>
            <w:rFonts w:ascii="Arial" w:hAnsi="Arial" w:cs="Arial"/>
            <w:sz w:val="22"/>
            <w:szCs w:val="22"/>
          </w:rPr>
          <w:t xml:space="preserve">probability </w:t>
        </w:r>
        <w:r w:rsidR="00B51DE2" w:rsidRPr="00E6679A">
          <w:rPr>
            <w:rFonts w:ascii="Arial" w:hAnsi="Arial" w:cs="Arial"/>
            <w:sz w:val="22"/>
            <w:szCs w:val="22"/>
          </w:rPr>
          <w:t>distribution or deterministi</w:t>
        </w:r>
        <w:r w:rsidR="00B51DE2">
          <w:rPr>
            <w:rFonts w:ascii="Arial" w:hAnsi="Arial" w:cs="Arial"/>
            <w:sz w:val="22"/>
            <w:szCs w:val="22"/>
          </w:rPr>
          <w:t>c, for example,</w:t>
        </w:r>
        <w:r w:rsidR="00B51DE2" w:rsidRPr="00E6679A">
          <w:rPr>
            <w:rFonts w:ascii="Arial" w:hAnsi="Arial" w:cs="Arial"/>
            <w:sz w:val="22"/>
            <w:szCs w:val="22"/>
          </w:rPr>
          <w:t xml:space="preserve"> the oldest connection breaks. </w:t>
        </w:r>
      </w:ins>
      <w:ins w:id="255" w:author="Piyush Nanda" w:date="2023-01-07T21:38:00Z">
        <w:r w:rsidR="00417289">
          <w:rPr>
            <w:rFonts w:ascii="Arial" w:hAnsi="Arial" w:cs="Arial"/>
            <w:sz w:val="22"/>
            <w:szCs w:val="22"/>
          </w:rPr>
          <w:t>The fracture</w:t>
        </w:r>
      </w:ins>
      <w:ins w:id="256" w:author="Piyush Nanda" w:date="2023-01-07T21:28:00Z">
        <w:r w:rsidR="00E6679A">
          <w:rPr>
            <w:rFonts w:ascii="Arial" w:hAnsi="Arial" w:cs="Arial"/>
            <w:sz w:val="22"/>
            <w:szCs w:val="22"/>
          </w:rPr>
          <w:t xml:space="preserve"> partitions the cells in the parental cluster in some ratio</w:t>
        </w:r>
      </w:ins>
      <w:ins w:id="257" w:author="Piyush Nanda" w:date="2023-01-07T21:29:00Z">
        <w:r w:rsidR="00E6679A">
          <w:rPr>
            <w:rFonts w:ascii="Arial" w:hAnsi="Arial" w:cs="Arial"/>
            <w:sz w:val="22"/>
            <w:szCs w:val="22"/>
          </w:rPr>
          <w:t xml:space="preserve"> determined by the modality of fracture</w:t>
        </w:r>
      </w:ins>
      <w:ins w:id="258" w:author="Piyush Nanda" w:date="2023-01-07T22:55:00Z">
        <w:r w:rsidR="007F1B07">
          <w:rPr>
            <w:rFonts w:ascii="Arial" w:hAnsi="Arial" w:cs="Arial"/>
            <w:sz w:val="22"/>
            <w:szCs w:val="22"/>
          </w:rPr>
          <w:t xml:space="preserve"> (</w:t>
        </w:r>
        <w:r w:rsidR="007F1B07" w:rsidRPr="007F1B07">
          <w:rPr>
            <w:rFonts w:ascii="Arial" w:hAnsi="Arial" w:cs="Arial"/>
            <w:b/>
            <w:bCs/>
            <w:sz w:val="22"/>
            <w:szCs w:val="22"/>
            <w:rPrChange w:id="259" w:author="Piyush Nanda" w:date="2023-01-07T22:55:00Z">
              <w:rPr>
                <w:rFonts w:ascii="Arial" w:hAnsi="Arial" w:cs="Arial"/>
                <w:sz w:val="22"/>
                <w:szCs w:val="22"/>
              </w:rPr>
            </w:rPrChange>
          </w:rPr>
          <w:t>Figure 1A</w:t>
        </w:r>
        <w:r w:rsidR="007F1B07">
          <w:rPr>
            <w:rFonts w:ascii="Arial" w:hAnsi="Arial" w:cs="Arial"/>
            <w:sz w:val="22"/>
            <w:szCs w:val="22"/>
          </w:rPr>
          <w:t>)</w:t>
        </w:r>
      </w:ins>
      <w:ins w:id="260" w:author="Piyush Nanda" w:date="2023-01-07T21:29:00Z">
        <w:r w:rsidR="00E6679A">
          <w:rPr>
            <w:rFonts w:ascii="Arial" w:hAnsi="Arial" w:cs="Arial"/>
            <w:sz w:val="22"/>
            <w:szCs w:val="22"/>
          </w:rPr>
          <w:t>.</w:t>
        </w:r>
      </w:ins>
      <w:ins w:id="261" w:author="Piyush Nanda" w:date="2023-01-07T21:28:00Z">
        <w:r w:rsidR="00E6679A">
          <w:rPr>
            <w:rFonts w:ascii="Arial" w:hAnsi="Arial" w:cs="Arial"/>
            <w:sz w:val="22"/>
            <w:szCs w:val="22"/>
          </w:rPr>
          <w:t xml:space="preserve"> </w:t>
        </w:r>
      </w:ins>
      <w:ins w:id="262" w:author="Piyush Nanda" w:date="2023-01-07T21:29:00Z">
        <w:r w:rsidR="00417289">
          <w:rPr>
            <w:rFonts w:ascii="Arial" w:hAnsi="Arial" w:cs="Arial"/>
            <w:sz w:val="22"/>
            <w:szCs w:val="22"/>
          </w:rPr>
          <w:t xml:space="preserve">Such a </w:t>
        </w:r>
      </w:ins>
      <w:ins w:id="263" w:author="Piyush Nanda" w:date="2023-01-07T21:34:00Z">
        <w:r w:rsidR="00417289">
          <w:rPr>
            <w:rFonts w:ascii="Arial" w:hAnsi="Arial" w:cs="Arial"/>
            <w:sz w:val="22"/>
            <w:szCs w:val="22"/>
          </w:rPr>
          <w:t xml:space="preserve">cyclic </w:t>
        </w:r>
      </w:ins>
      <w:ins w:id="264" w:author="Piyush Nanda" w:date="2023-01-07T21:29:00Z">
        <w:r w:rsidR="00417289">
          <w:rPr>
            <w:rFonts w:ascii="Arial" w:hAnsi="Arial" w:cs="Arial"/>
            <w:sz w:val="22"/>
            <w:szCs w:val="22"/>
          </w:rPr>
          <w:lastRenderedPageBreak/>
          <w:t xml:space="preserve">process takes place </w:t>
        </w:r>
      </w:ins>
      <w:ins w:id="265" w:author="Piyush Nanda" w:date="2023-01-07T21:37:00Z">
        <w:r w:rsidR="00417289">
          <w:rPr>
            <w:rFonts w:ascii="Arial" w:hAnsi="Arial" w:cs="Arial"/>
            <w:sz w:val="22"/>
            <w:szCs w:val="22"/>
          </w:rPr>
          <w:t>asynchronously</w:t>
        </w:r>
      </w:ins>
      <w:ins w:id="266" w:author="Piyush Nanda" w:date="2023-01-07T21:30:00Z">
        <w:r w:rsidR="00417289">
          <w:rPr>
            <w:rFonts w:ascii="Arial" w:hAnsi="Arial" w:cs="Arial"/>
            <w:sz w:val="22"/>
            <w:szCs w:val="22"/>
          </w:rPr>
          <w:t xml:space="preserve"> in several clusters</w:t>
        </w:r>
      </w:ins>
      <w:ins w:id="267" w:author="Piyush Nanda" w:date="2023-01-07T21:31:00Z">
        <w:r w:rsidR="00417289">
          <w:rPr>
            <w:rFonts w:ascii="Arial" w:hAnsi="Arial" w:cs="Arial"/>
            <w:sz w:val="22"/>
            <w:szCs w:val="22"/>
          </w:rPr>
          <w:t xml:space="preserve"> each </w:t>
        </w:r>
      </w:ins>
      <w:ins w:id="268" w:author="Piyush Nanda" w:date="2023-01-07T21:32:00Z">
        <w:r w:rsidR="00417289">
          <w:rPr>
            <w:rFonts w:ascii="Arial" w:hAnsi="Arial" w:cs="Arial"/>
            <w:sz w:val="22"/>
            <w:szCs w:val="22"/>
          </w:rPr>
          <w:t>at a different stage of growt</w:t>
        </w:r>
      </w:ins>
      <w:ins w:id="269" w:author="Piyush Nanda" w:date="2023-01-07T21:37:00Z">
        <w:r w:rsidR="00417289">
          <w:rPr>
            <w:rFonts w:ascii="Arial" w:hAnsi="Arial" w:cs="Arial"/>
            <w:sz w:val="22"/>
            <w:szCs w:val="22"/>
          </w:rPr>
          <w:t>h</w:t>
        </w:r>
      </w:ins>
      <w:ins w:id="270" w:author="Piyush Nanda" w:date="2023-01-07T22:23:00Z">
        <w:r w:rsidR="00B51DE2">
          <w:rPr>
            <w:rFonts w:ascii="Arial" w:hAnsi="Arial" w:cs="Arial"/>
            <w:sz w:val="22"/>
            <w:szCs w:val="22"/>
          </w:rPr>
          <w:t xml:space="preserve"> in a population</w:t>
        </w:r>
      </w:ins>
      <w:ins w:id="271" w:author="Piyush Nanda" w:date="2023-01-07T21:37:00Z">
        <w:r w:rsidR="00417289">
          <w:rPr>
            <w:rFonts w:ascii="Arial" w:hAnsi="Arial" w:cs="Arial"/>
            <w:sz w:val="22"/>
            <w:szCs w:val="22"/>
          </w:rPr>
          <w:t>.</w:t>
        </w:r>
      </w:ins>
      <w:ins w:id="272" w:author="Piyush Nanda" w:date="2023-01-07T22:55:00Z">
        <w:r w:rsidR="007F1B07">
          <w:rPr>
            <w:rFonts w:ascii="Arial" w:hAnsi="Arial" w:cs="Arial"/>
            <w:sz w:val="22"/>
            <w:szCs w:val="22"/>
          </w:rPr>
          <w:t xml:space="preserve"> At steady state</w:t>
        </w:r>
      </w:ins>
      <w:ins w:id="273" w:author="Piyush Nanda" w:date="2023-01-07T22:56:00Z">
        <w:r w:rsidR="007F1B07">
          <w:rPr>
            <w:rFonts w:ascii="Arial" w:hAnsi="Arial" w:cs="Arial"/>
            <w:sz w:val="22"/>
            <w:szCs w:val="22"/>
          </w:rPr>
          <w:t xml:space="preserve"> and in a well-mixed system</w:t>
        </w:r>
      </w:ins>
      <w:ins w:id="274" w:author="Piyush Nanda" w:date="2023-01-07T22:55:00Z">
        <w:r w:rsidR="007F1B07">
          <w:rPr>
            <w:rFonts w:ascii="Arial" w:hAnsi="Arial" w:cs="Arial"/>
            <w:sz w:val="22"/>
            <w:szCs w:val="22"/>
          </w:rPr>
          <w:t>, this gives rise to a distribution of cluster sizes</w:t>
        </w:r>
      </w:ins>
      <w:ins w:id="275" w:author="Piyush Nanda" w:date="2023-01-07T22:59:00Z">
        <w:r w:rsidR="00E42323">
          <w:rPr>
            <w:rFonts w:ascii="Arial" w:hAnsi="Arial" w:cs="Arial"/>
            <w:sz w:val="22"/>
            <w:szCs w:val="22"/>
          </w:rPr>
          <w:t>. To test whether individual clu</w:t>
        </w:r>
      </w:ins>
      <w:ins w:id="276" w:author="Piyush Nanda" w:date="2023-01-07T23:00:00Z">
        <w:r w:rsidR="00E42323">
          <w:rPr>
            <w:rFonts w:ascii="Arial" w:hAnsi="Arial" w:cs="Arial"/>
            <w:sz w:val="22"/>
            <w:szCs w:val="22"/>
          </w:rPr>
          <w:t>sters encode the total information needed to give rise to the entire distribution, we used Fluor</w:t>
        </w:r>
      </w:ins>
      <w:ins w:id="277" w:author="Piyush Nanda" w:date="2023-01-07T23:01:00Z">
        <w:r w:rsidR="00E42323">
          <w:rPr>
            <w:rFonts w:ascii="Arial" w:hAnsi="Arial" w:cs="Arial"/>
            <w:sz w:val="22"/>
            <w:szCs w:val="22"/>
          </w:rPr>
          <w:t>escent Activated Cell Sorting (FACS) to separate all four quartiles (Q1, Q2, Q3 and Q4) of the distribution</w:t>
        </w:r>
      </w:ins>
      <w:ins w:id="278" w:author="Piyush Nanda" w:date="2023-01-07T23:06:00Z">
        <w:r w:rsidR="00E42323">
          <w:rPr>
            <w:rFonts w:ascii="Arial" w:hAnsi="Arial" w:cs="Arial"/>
            <w:sz w:val="22"/>
            <w:szCs w:val="22"/>
          </w:rPr>
          <w:t xml:space="preserve"> obtained from </w:t>
        </w:r>
      </w:ins>
      <w:ins w:id="279" w:author="Piyush Nanda" w:date="2023-01-07T23:07:00Z">
        <w:r w:rsidR="00E42323">
          <w:rPr>
            <w:rFonts w:ascii="Arial" w:hAnsi="Arial" w:cs="Arial"/>
            <w:i/>
            <w:iCs/>
            <w:sz w:val="22"/>
            <w:szCs w:val="22"/>
          </w:rPr>
          <w:t xml:space="preserve">cts1∆ </w:t>
        </w:r>
        <w:r w:rsidR="00E42323">
          <w:rPr>
            <w:rFonts w:ascii="Arial" w:hAnsi="Arial" w:cs="Arial"/>
            <w:sz w:val="22"/>
            <w:szCs w:val="22"/>
          </w:rPr>
          <w:t>strain that forms clusters of size ranging from 3-</w:t>
        </w:r>
        <w:r w:rsidR="00A1441B">
          <w:rPr>
            <w:rFonts w:ascii="Arial" w:hAnsi="Arial" w:cs="Arial"/>
            <w:sz w:val="22"/>
            <w:szCs w:val="22"/>
          </w:rPr>
          <w:t>10 cells</w:t>
        </w:r>
      </w:ins>
      <w:customXmlInsRangeStart w:id="280" w:author="Piyush Nanda" w:date="2023-01-26T10:03:00Z"/>
      <w:sdt>
        <w:sdtPr>
          <w:rPr>
            <w:rFonts w:ascii="Arial" w:hAnsi="Arial" w:cs="Arial"/>
            <w:color w:val="000000"/>
            <w:sz w:val="22"/>
            <w:szCs w:val="22"/>
            <w:vertAlign w:val="superscript"/>
            <w:rPrChange w:id="281" w:author="Piyush Nanda" w:date="2023-01-26T11:36:00Z">
              <w:rPr>
                <w:rFonts w:ascii="Arial" w:hAnsi="Arial" w:cs="Arial"/>
                <w:sz w:val="22"/>
                <w:szCs w:val="22"/>
              </w:rPr>
            </w:rPrChange>
          </w:rPr>
          <w:tag w:val="MENDELEY_CITATION_v3_eyJjaXRhdGlvbklEIjoiTUVOREVMRVlfQ0lUQVRJT05fZDAxY2I4NDgtOWY1ZS00NGQwLThlMTQtYjg5ZDI2ODdjNjE2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1739281810"/>
          <w:placeholder>
            <w:docPart w:val="DefaultPlaceholder_-1854013440"/>
          </w:placeholder>
        </w:sdtPr>
        <w:sdtContent>
          <w:customXmlInsRangeEnd w:id="280"/>
          <w:ins w:id="282" w:author="Piyush Nanda" w:date="2023-01-26T11:36:00Z">
            <w:r w:rsidR="00C548E9" w:rsidRPr="00C548E9">
              <w:rPr>
                <w:rFonts w:ascii="Arial" w:hAnsi="Arial" w:cs="Arial"/>
                <w:color w:val="000000"/>
                <w:sz w:val="22"/>
                <w:szCs w:val="22"/>
                <w:vertAlign w:val="superscript"/>
              </w:rPr>
              <w:t>8</w:t>
            </w:r>
          </w:ins>
          <w:customXmlInsRangeStart w:id="283" w:author="Piyush Nanda" w:date="2023-01-26T10:03:00Z"/>
        </w:sdtContent>
      </w:sdt>
      <w:customXmlInsRangeEnd w:id="283"/>
      <w:ins w:id="284" w:author="Piyush Nanda" w:date="2023-01-07T23:01:00Z">
        <w:r w:rsidR="00E42323">
          <w:rPr>
            <w:rFonts w:ascii="Arial" w:hAnsi="Arial" w:cs="Arial"/>
            <w:sz w:val="22"/>
            <w:szCs w:val="22"/>
          </w:rPr>
          <w:t>. We then let the four</w:t>
        </w:r>
      </w:ins>
      <w:ins w:id="285" w:author="Piyush Nanda" w:date="2023-01-07T22:54:00Z">
        <w:r w:rsidR="007F1B07">
          <w:rPr>
            <w:rFonts w:ascii="Arial" w:hAnsi="Arial" w:cs="Arial"/>
            <w:sz w:val="22"/>
            <w:szCs w:val="22"/>
          </w:rPr>
          <w:t xml:space="preserve"> </w:t>
        </w:r>
      </w:ins>
      <w:ins w:id="286" w:author="Piyush Nanda" w:date="2023-01-07T23:02:00Z">
        <w:r w:rsidR="00E42323">
          <w:rPr>
            <w:rFonts w:ascii="Arial" w:hAnsi="Arial" w:cs="Arial"/>
            <w:sz w:val="22"/>
            <w:szCs w:val="22"/>
          </w:rPr>
          <w:t>populations grow and reach steady state</w:t>
        </w:r>
      </w:ins>
      <w:ins w:id="287" w:author="Piyush Nanda" w:date="2023-01-07T23:04:00Z">
        <w:r w:rsidR="00E42323">
          <w:rPr>
            <w:rFonts w:ascii="Arial" w:hAnsi="Arial" w:cs="Arial"/>
            <w:sz w:val="22"/>
            <w:szCs w:val="22"/>
          </w:rPr>
          <w:t xml:space="preserve"> (Figure S1A)</w:t>
        </w:r>
      </w:ins>
      <w:ins w:id="288" w:author="Piyush Nanda" w:date="2023-01-26T09:17:00Z">
        <w:r w:rsidR="004E1C7B">
          <w:rPr>
            <w:rFonts w:ascii="Arial" w:hAnsi="Arial" w:cs="Arial"/>
            <w:sz w:val="22"/>
            <w:szCs w:val="22"/>
          </w:rPr>
          <w:t xml:space="preserve"> independently</w:t>
        </w:r>
      </w:ins>
      <w:ins w:id="289" w:author="Piyush Nanda" w:date="2023-01-07T23:02:00Z">
        <w:r w:rsidR="00E42323">
          <w:rPr>
            <w:rFonts w:ascii="Arial" w:hAnsi="Arial" w:cs="Arial"/>
            <w:sz w:val="22"/>
            <w:szCs w:val="22"/>
          </w:rPr>
          <w:t xml:space="preserve">. All of the </w:t>
        </w:r>
      </w:ins>
      <w:ins w:id="290" w:author="Piyush Nanda" w:date="2023-01-07T23:03:00Z">
        <w:r w:rsidR="00E42323">
          <w:rPr>
            <w:rFonts w:ascii="Arial" w:hAnsi="Arial" w:cs="Arial"/>
            <w:sz w:val="22"/>
            <w:szCs w:val="22"/>
          </w:rPr>
          <w:t xml:space="preserve">four populations individually recapitulate the entire distribution </w:t>
        </w:r>
      </w:ins>
      <w:ins w:id="291" w:author="Piyush Nanda" w:date="2023-01-07T23:05:00Z">
        <w:r w:rsidR="00E42323">
          <w:rPr>
            <w:rFonts w:ascii="Arial" w:hAnsi="Arial" w:cs="Arial"/>
            <w:sz w:val="22"/>
            <w:szCs w:val="22"/>
          </w:rPr>
          <w:t xml:space="preserve">strongly </w:t>
        </w:r>
      </w:ins>
      <w:ins w:id="292" w:author="Piyush Nanda" w:date="2023-01-07T23:03:00Z">
        <w:r w:rsidR="00E42323">
          <w:rPr>
            <w:rFonts w:ascii="Arial" w:hAnsi="Arial" w:cs="Arial"/>
            <w:sz w:val="22"/>
            <w:szCs w:val="22"/>
          </w:rPr>
          <w:t xml:space="preserve">suggesting that </w:t>
        </w:r>
      </w:ins>
      <w:ins w:id="293" w:author="Piyush Nanda" w:date="2023-01-07T23:05:00Z">
        <w:r w:rsidR="00E42323">
          <w:rPr>
            <w:rFonts w:ascii="Arial" w:hAnsi="Arial" w:cs="Arial"/>
            <w:sz w:val="22"/>
            <w:szCs w:val="22"/>
          </w:rPr>
          <w:t xml:space="preserve">it is generated from a underlying </w:t>
        </w:r>
      </w:ins>
      <w:ins w:id="294" w:author="Piyush Nanda" w:date="2023-01-08T13:26:00Z">
        <w:r w:rsidR="003878BF">
          <w:rPr>
            <w:rFonts w:ascii="Arial" w:hAnsi="Arial" w:cs="Arial"/>
            <w:sz w:val="22"/>
            <w:szCs w:val="22"/>
          </w:rPr>
          <w:t xml:space="preserve">processes with </w:t>
        </w:r>
      </w:ins>
      <w:ins w:id="295" w:author="Piyush Nanda" w:date="2023-01-07T23:06:00Z">
        <w:r w:rsidR="00E42323">
          <w:rPr>
            <w:rFonts w:ascii="Arial" w:hAnsi="Arial" w:cs="Arial"/>
            <w:sz w:val="22"/>
            <w:szCs w:val="22"/>
          </w:rPr>
          <w:t xml:space="preserve">deterministic </w:t>
        </w:r>
      </w:ins>
      <w:ins w:id="296" w:author="Piyush Nanda" w:date="2023-01-08T13:26:00Z">
        <w:r w:rsidR="003878BF">
          <w:rPr>
            <w:rFonts w:ascii="Arial" w:hAnsi="Arial" w:cs="Arial"/>
            <w:sz w:val="22"/>
            <w:szCs w:val="22"/>
          </w:rPr>
          <w:t>characteristics</w:t>
        </w:r>
      </w:ins>
      <w:ins w:id="297" w:author="Piyush Nanda" w:date="2023-01-07T23:06:00Z">
        <w:r w:rsidR="00E42323">
          <w:rPr>
            <w:rFonts w:ascii="Arial" w:hAnsi="Arial" w:cs="Arial"/>
            <w:sz w:val="22"/>
            <w:szCs w:val="22"/>
          </w:rPr>
          <w:t xml:space="preserve">. </w:t>
        </w:r>
      </w:ins>
      <w:del w:id="298" w:author="Piyush Nanda" w:date="2023-01-07T21:26:00Z">
        <w:r w:rsidR="001864D0" w:rsidRPr="00E6679A" w:rsidDel="00E6679A">
          <w:rPr>
            <w:rFonts w:ascii="Arial" w:hAnsi="Arial" w:cs="Arial"/>
            <w:sz w:val="22"/>
            <w:szCs w:val="22"/>
          </w:rPr>
          <w:delText>, potentially the weakest one, faces maximum tensile stress breaks to release the steric induced strain in the cluster</w:delText>
        </w:r>
      </w:del>
      <w:del w:id="299" w:author="Piyush Nanda" w:date="2023-01-07T21:37:00Z">
        <w:r w:rsidR="001864D0" w:rsidRPr="00E6679A" w:rsidDel="00417289">
          <w:rPr>
            <w:rFonts w:ascii="Arial" w:hAnsi="Arial" w:cs="Arial"/>
            <w:sz w:val="22"/>
            <w:szCs w:val="22"/>
          </w:rPr>
          <w:delText>.</w:delText>
        </w:r>
        <w:r w:rsidR="00EF4CF8" w:rsidRPr="00E6679A" w:rsidDel="00417289">
          <w:rPr>
            <w:rFonts w:ascii="Arial" w:hAnsi="Arial" w:cs="Arial"/>
            <w:sz w:val="22"/>
            <w:szCs w:val="22"/>
          </w:rPr>
          <w:delText xml:space="preserve"> This</w:delText>
        </w:r>
      </w:del>
      <w:del w:id="300" w:author="Piyush Nanda" w:date="2023-01-07T22:23:00Z">
        <w:r w:rsidR="00EF4CF8" w:rsidRPr="00E6679A" w:rsidDel="00B51DE2">
          <w:rPr>
            <w:rFonts w:ascii="Arial" w:hAnsi="Arial" w:cs="Arial"/>
            <w:sz w:val="22"/>
            <w:szCs w:val="22"/>
          </w:rPr>
          <w:delText xml:space="preserve"> can either happen probabilistically i.e., each connection has a probability of breaking based on an underlying distribution or deterministi</w:delText>
        </w:r>
      </w:del>
      <w:del w:id="301" w:author="Piyush Nanda" w:date="2023-01-07T21:39:00Z">
        <w:r w:rsidR="00EF4CF8" w:rsidRPr="00E6679A" w:rsidDel="00417289">
          <w:rPr>
            <w:rFonts w:ascii="Arial" w:hAnsi="Arial" w:cs="Arial"/>
            <w:sz w:val="22"/>
            <w:szCs w:val="22"/>
          </w:rPr>
          <w:delText>c i.e.,</w:delText>
        </w:r>
      </w:del>
      <w:del w:id="302" w:author="Piyush Nanda" w:date="2023-01-07T22:23:00Z">
        <w:r w:rsidR="00EF4CF8" w:rsidRPr="00E6679A" w:rsidDel="00B51DE2">
          <w:rPr>
            <w:rFonts w:ascii="Arial" w:hAnsi="Arial" w:cs="Arial"/>
            <w:sz w:val="22"/>
            <w:szCs w:val="22"/>
          </w:rPr>
          <w:delText xml:space="preserve"> </w:delText>
        </w:r>
        <w:r w:rsidR="0022119C" w:rsidRPr="00E6679A" w:rsidDel="00B51DE2">
          <w:rPr>
            <w:rFonts w:ascii="Arial" w:hAnsi="Arial" w:cs="Arial"/>
            <w:sz w:val="22"/>
            <w:szCs w:val="22"/>
          </w:rPr>
          <w:delText>the oldest connection breaks</w:delText>
        </w:r>
        <w:r w:rsidR="00DA105D" w:rsidRPr="00E6679A" w:rsidDel="00B51DE2">
          <w:rPr>
            <w:rFonts w:ascii="Arial" w:hAnsi="Arial" w:cs="Arial"/>
            <w:sz w:val="22"/>
            <w:szCs w:val="22"/>
          </w:rPr>
          <w:delText xml:space="preserve">. </w:delText>
        </w:r>
      </w:del>
      <w:del w:id="303" w:author="Piyush Nanda" w:date="2023-01-07T21:39:00Z">
        <w:r w:rsidR="001D255D" w:rsidRPr="00E6679A" w:rsidDel="00E2395C">
          <w:rPr>
            <w:rFonts w:ascii="Arial" w:hAnsi="Arial" w:cs="Arial"/>
            <w:sz w:val="22"/>
            <w:szCs w:val="22"/>
          </w:rPr>
          <w:delText xml:space="preserve">The breaking time starting from the formation of the connection of the edge can be random assigned to each of the edges i.e., the probability of breaking is derived from uniform distribution. </w:delText>
        </w:r>
      </w:del>
      <w:del w:id="304" w:author="Piyush Nanda" w:date="2023-01-07T22:08:00Z">
        <w:r w:rsidR="001D255D" w:rsidRPr="00E6679A" w:rsidDel="005166FB">
          <w:rPr>
            <w:rFonts w:ascii="Arial" w:hAnsi="Arial" w:cs="Arial"/>
            <w:sz w:val="22"/>
            <w:szCs w:val="22"/>
          </w:rPr>
          <w:delText>In an alternative scenario, the breaking time can be sampled from an exponential distribution.</w:delText>
        </w:r>
        <w:r w:rsidR="001D255D" w:rsidDel="005166FB">
          <w:rPr>
            <w:rFonts w:ascii="Arial" w:hAnsi="Arial" w:cs="Arial"/>
            <w:sz w:val="22"/>
            <w:szCs w:val="22"/>
          </w:rPr>
          <w:delText xml:space="preserve"> </w:delText>
        </w:r>
      </w:del>
    </w:p>
    <w:p w14:paraId="087D0F97" w14:textId="69B4CFB8" w:rsidR="00CD2374" w:rsidRDefault="00CD2374" w:rsidP="00F064E4">
      <w:pPr>
        <w:jc w:val="both"/>
        <w:rPr>
          <w:ins w:id="305" w:author="Piyush Nanda" w:date="2023-01-08T17:38:00Z"/>
          <w:rFonts w:ascii="Arial" w:hAnsi="Arial" w:cs="Arial"/>
          <w:sz w:val="22"/>
          <w:szCs w:val="22"/>
        </w:rPr>
      </w:pPr>
    </w:p>
    <w:p w14:paraId="2B0C1CB6" w14:textId="77777777" w:rsidR="000D7CFB" w:rsidRDefault="00A1441B" w:rsidP="00F064E4">
      <w:pPr>
        <w:jc w:val="both"/>
        <w:rPr>
          <w:ins w:id="306" w:author="Piyush Nanda" w:date="2023-01-26T09:18:00Z"/>
          <w:rFonts w:ascii="Arial" w:hAnsi="Arial" w:cs="Arial"/>
          <w:sz w:val="22"/>
          <w:szCs w:val="22"/>
        </w:rPr>
      </w:pPr>
      <w:ins w:id="307" w:author="Piyush Nanda" w:date="2023-01-07T23:09:00Z">
        <w:r>
          <w:rPr>
            <w:rFonts w:ascii="Arial" w:hAnsi="Arial" w:cs="Arial"/>
            <w:sz w:val="22"/>
            <w:szCs w:val="22"/>
          </w:rPr>
          <w:t xml:space="preserve">To understand the exact process </w:t>
        </w:r>
      </w:ins>
      <w:ins w:id="308" w:author="Piyush Nanda" w:date="2023-01-08T14:15:00Z">
        <w:r w:rsidR="00747129">
          <w:rPr>
            <w:rFonts w:ascii="Arial" w:hAnsi="Arial" w:cs="Arial"/>
            <w:sz w:val="22"/>
            <w:szCs w:val="22"/>
          </w:rPr>
          <w:t>that</w:t>
        </w:r>
      </w:ins>
      <w:ins w:id="309" w:author="Piyush Nanda" w:date="2023-01-07T23:09:00Z">
        <w:r>
          <w:rPr>
            <w:rFonts w:ascii="Arial" w:hAnsi="Arial" w:cs="Arial"/>
            <w:sz w:val="22"/>
            <w:szCs w:val="22"/>
          </w:rPr>
          <w:t xml:space="preserve"> </w:t>
        </w:r>
      </w:ins>
      <w:ins w:id="310" w:author="Piyush Nanda" w:date="2023-01-07T23:10:00Z">
        <w:r>
          <w:rPr>
            <w:rFonts w:ascii="Arial" w:hAnsi="Arial" w:cs="Arial"/>
            <w:sz w:val="22"/>
            <w:szCs w:val="22"/>
          </w:rPr>
          <w:t>emits</w:t>
        </w:r>
      </w:ins>
      <w:ins w:id="311" w:author="Piyush Nanda" w:date="2023-01-07T23:09:00Z">
        <w:r>
          <w:rPr>
            <w:rFonts w:ascii="Arial" w:hAnsi="Arial" w:cs="Arial"/>
            <w:sz w:val="22"/>
            <w:szCs w:val="22"/>
          </w:rPr>
          <w:t xml:space="preserve"> the entire di</w:t>
        </w:r>
      </w:ins>
      <w:ins w:id="312" w:author="Piyush Nanda" w:date="2023-01-07T23:10:00Z">
        <w:r>
          <w:rPr>
            <w:rFonts w:ascii="Arial" w:hAnsi="Arial" w:cs="Arial"/>
            <w:sz w:val="22"/>
            <w:szCs w:val="22"/>
          </w:rPr>
          <w:t>stribution, we consider 5 possible modalities of fracture</w:t>
        </w:r>
      </w:ins>
      <w:ins w:id="313" w:author="Piyush Nanda" w:date="2023-01-07T23:12:00Z">
        <w:r>
          <w:rPr>
            <w:rFonts w:ascii="Arial" w:hAnsi="Arial" w:cs="Arial"/>
            <w:sz w:val="22"/>
            <w:szCs w:val="22"/>
          </w:rPr>
          <w:t xml:space="preserve"> (</w:t>
        </w:r>
        <w:r w:rsidRPr="00A1441B">
          <w:rPr>
            <w:rFonts w:ascii="Arial" w:hAnsi="Arial" w:cs="Arial"/>
            <w:b/>
            <w:bCs/>
            <w:sz w:val="22"/>
            <w:szCs w:val="22"/>
            <w:rPrChange w:id="314" w:author="Piyush Nanda" w:date="2023-01-07T23:12:00Z">
              <w:rPr>
                <w:rFonts w:ascii="Arial" w:hAnsi="Arial" w:cs="Arial"/>
                <w:sz w:val="22"/>
                <w:szCs w:val="22"/>
              </w:rPr>
            </w:rPrChange>
          </w:rPr>
          <w:t>Figure 1B</w:t>
        </w:r>
        <w:r>
          <w:rPr>
            <w:rFonts w:ascii="Arial" w:hAnsi="Arial" w:cs="Arial"/>
            <w:sz w:val="22"/>
            <w:szCs w:val="22"/>
          </w:rPr>
          <w:t xml:space="preserve">). </w:t>
        </w:r>
      </w:ins>
      <w:ins w:id="315" w:author="Piyush Nanda" w:date="2023-01-08T15:19:00Z">
        <w:r w:rsidR="009B5732">
          <w:rPr>
            <w:rFonts w:ascii="Arial" w:hAnsi="Arial" w:cs="Arial"/>
            <w:sz w:val="22"/>
            <w:szCs w:val="22"/>
          </w:rPr>
          <w:t xml:space="preserve">There are two broad possibilities </w:t>
        </w:r>
      </w:ins>
      <w:ins w:id="316" w:author="Piyush Nanda" w:date="2023-01-08T15:20:00Z">
        <w:r w:rsidR="009B5732">
          <w:rPr>
            <w:rFonts w:ascii="Arial" w:hAnsi="Arial" w:cs="Arial"/>
            <w:sz w:val="22"/>
            <w:szCs w:val="22"/>
          </w:rPr>
          <w:t xml:space="preserve">on what limits the size of cluster: </w:t>
        </w:r>
        <w:proofErr w:type="spellStart"/>
        <w:r w:rsidR="009B5732">
          <w:rPr>
            <w:rFonts w:ascii="Arial" w:hAnsi="Arial" w:cs="Arial"/>
            <w:sz w:val="22"/>
            <w:szCs w:val="22"/>
          </w:rPr>
          <w:t>i</w:t>
        </w:r>
        <w:proofErr w:type="spellEnd"/>
        <w:r w:rsidR="009B5732">
          <w:rPr>
            <w:rFonts w:ascii="Arial" w:hAnsi="Arial" w:cs="Arial"/>
            <w:sz w:val="22"/>
            <w:szCs w:val="22"/>
          </w:rPr>
          <w:t>)</w:t>
        </w:r>
      </w:ins>
      <w:ins w:id="317" w:author="Piyush Nanda" w:date="2023-01-08T15:22:00Z">
        <w:r w:rsidR="009B5732">
          <w:rPr>
            <w:rFonts w:ascii="Arial" w:hAnsi="Arial" w:cs="Arial"/>
            <w:sz w:val="22"/>
            <w:szCs w:val="22"/>
          </w:rPr>
          <w:t xml:space="preserve"> </w:t>
        </w:r>
      </w:ins>
      <w:ins w:id="318" w:author="Piyush Nanda" w:date="2023-01-08T15:23:00Z">
        <w:r w:rsidR="009B5732">
          <w:rPr>
            <w:rFonts w:ascii="Arial" w:hAnsi="Arial" w:cs="Arial"/>
            <w:sz w:val="22"/>
            <w:szCs w:val="22"/>
          </w:rPr>
          <w:t>The cluster</w:t>
        </w:r>
      </w:ins>
      <w:ins w:id="319" w:author="Piyush Nanda" w:date="2023-01-26T09:17:00Z">
        <w:r w:rsidR="004E1C7B">
          <w:rPr>
            <w:rFonts w:ascii="Arial" w:hAnsi="Arial" w:cs="Arial"/>
            <w:sz w:val="22"/>
            <w:szCs w:val="22"/>
          </w:rPr>
          <w:t>s</w:t>
        </w:r>
      </w:ins>
      <w:ins w:id="320" w:author="Piyush Nanda" w:date="2023-01-08T15:23:00Z">
        <w:r w:rsidR="009B5732">
          <w:rPr>
            <w:rFonts w:ascii="Arial" w:hAnsi="Arial" w:cs="Arial"/>
            <w:sz w:val="22"/>
            <w:szCs w:val="22"/>
          </w:rPr>
          <w:t xml:space="preserve"> grow </w:t>
        </w:r>
      </w:ins>
      <w:ins w:id="321" w:author="Piyush Nanda" w:date="2023-01-08T15:43:00Z">
        <w:r w:rsidR="00934402">
          <w:rPr>
            <w:rFonts w:ascii="Arial" w:hAnsi="Arial" w:cs="Arial"/>
            <w:sz w:val="22"/>
            <w:szCs w:val="22"/>
          </w:rPr>
          <w:t>and reach a packing limit b</w:t>
        </w:r>
      </w:ins>
      <w:ins w:id="322" w:author="Piyush Nanda" w:date="2023-01-08T15:44:00Z">
        <w:r w:rsidR="00934402">
          <w:rPr>
            <w:rFonts w:ascii="Arial" w:hAnsi="Arial" w:cs="Arial"/>
            <w:sz w:val="22"/>
            <w:szCs w:val="22"/>
          </w:rPr>
          <w:t>eyond which steric forces onset and consequently it fractures to relieve the strain. We call this modality as ‘Steric Limited</w:t>
        </w:r>
      </w:ins>
      <w:ins w:id="323" w:author="Piyush Nanda" w:date="2023-01-08T15:49:00Z">
        <w:r w:rsidR="00934402">
          <w:rPr>
            <w:rFonts w:ascii="Arial" w:hAnsi="Arial" w:cs="Arial"/>
            <w:sz w:val="22"/>
            <w:szCs w:val="22"/>
          </w:rPr>
          <w:t xml:space="preserve"> (S)</w:t>
        </w:r>
      </w:ins>
      <w:ins w:id="324" w:author="Piyush Nanda" w:date="2023-01-08T15:44:00Z">
        <w:r w:rsidR="00934402">
          <w:rPr>
            <w:rFonts w:ascii="Arial" w:hAnsi="Arial" w:cs="Arial"/>
            <w:sz w:val="22"/>
            <w:szCs w:val="22"/>
          </w:rPr>
          <w:t xml:space="preserve">’ </w:t>
        </w:r>
      </w:ins>
      <w:ins w:id="325" w:author="Piyush Nanda" w:date="2023-01-08T15:22:00Z">
        <w:r w:rsidR="009B5732">
          <w:rPr>
            <w:rFonts w:ascii="Arial" w:hAnsi="Arial" w:cs="Arial"/>
            <w:sz w:val="22"/>
            <w:szCs w:val="22"/>
          </w:rPr>
          <w:t xml:space="preserve">ii) </w:t>
        </w:r>
      </w:ins>
      <w:ins w:id="326" w:author="Piyush Nanda" w:date="2023-01-08T15:20:00Z">
        <w:r w:rsidR="009B5732">
          <w:rPr>
            <w:rFonts w:ascii="Arial" w:hAnsi="Arial" w:cs="Arial"/>
            <w:sz w:val="22"/>
            <w:szCs w:val="22"/>
          </w:rPr>
          <w:t>The link</w:t>
        </w:r>
      </w:ins>
      <w:ins w:id="327" w:author="Piyush Nanda" w:date="2023-01-08T15:22:00Z">
        <w:r w:rsidR="009B5732">
          <w:rPr>
            <w:rFonts w:ascii="Arial" w:hAnsi="Arial" w:cs="Arial"/>
            <w:sz w:val="22"/>
            <w:szCs w:val="22"/>
          </w:rPr>
          <w:t>s</w:t>
        </w:r>
      </w:ins>
      <w:ins w:id="328" w:author="Piyush Nanda" w:date="2023-01-08T15:20:00Z">
        <w:r w:rsidR="009B5732">
          <w:rPr>
            <w:rFonts w:ascii="Arial" w:hAnsi="Arial" w:cs="Arial"/>
            <w:sz w:val="22"/>
            <w:szCs w:val="22"/>
          </w:rPr>
          <w:t xml:space="preserve"> between cells </w:t>
        </w:r>
      </w:ins>
      <w:ins w:id="329" w:author="Piyush Nanda" w:date="2023-01-08T15:22:00Z">
        <w:r w:rsidR="009B5732">
          <w:rPr>
            <w:rFonts w:ascii="Arial" w:hAnsi="Arial" w:cs="Arial"/>
            <w:sz w:val="22"/>
            <w:szCs w:val="22"/>
          </w:rPr>
          <w:t>have</w:t>
        </w:r>
      </w:ins>
      <w:ins w:id="330" w:author="Piyush Nanda" w:date="2023-01-08T15:20:00Z">
        <w:r w:rsidR="009B5732">
          <w:rPr>
            <w:rFonts w:ascii="Arial" w:hAnsi="Arial" w:cs="Arial"/>
            <w:sz w:val="22"/>
            <w:szCs w:val="22"/>
          </w:rPr>
          <w:t xml:space="preserve"> a half-life in the order of cell doubling time and therefore </w:t>
        </w:r>
      </w:ins>
      <w:ins w:id="331" w:author="Piyush Nanda" w:date="2023-01-08T15:21:00Z">
        <w:r w:rsidR="009B5732">
          <w:rPr>
            <w:rFonts w:ascii="Arial" w:hAnsi="Arial" w:cs="Arial"/>
            <w:sz w:val="22"/>
            <w:szCs w:val="22"/>
          </w:rPr>
          <w:t xml:space="preserve">within few divisions of growth </w:t>
        </w:r>
      </w:ins>
      <w:ins w:id="332" w:author="Piyush Nanda" w:date="2023-01-08T15:22:00Z">
        <w:r w:rsidR="009B5732">
          <w:rPr>
            <w:rFonts w:ascii="Arial" w:hAnsi="Arial" w:cs="Arial"/>
            <w:sz w:val="22"/>
            <w:szCs w:val="22"/>
          </w:rPr>
          <w:t>the</w:t>
        </w:r>
      </w:ins>
      <w:ins w:id="333" w:author="Piyush Nanda" w:date="2023-01-08T15:21:00Z">
        <w:r w:rsidR="009B5732">
          <w:rPr>
            <w:rFonts w:ascii="Arial" w:hAnsi="Arial" w:cs="Arial"/>
            <w:sz w:val="22"/>
            <w:szCs w:val="22"/>
          </w:rPr>
          <w:t xml:space="preserve"> link</w:t>
        </w:r>
      </w:ins>
      <w:ins w:id="334" w:author="Piyush Nanda" w:date="2023-01-08T15:22:00Z">
        <w:r w:rsidR="009B5732">
          <w:rPr>
            <w:rFonts w:ascii="Arial" w:hAnsi="Arial" w:cs="Arial"/>
            <w:sz w:val="22"/>
            <w:szCs w:val="22"/>
          </w:rPr>
          <w:t>s</w:t>
        </w:r>
      </w:ins>
      <w:ins w:id="335" w:author="Piyush Nanda" w:date="2023-01-08T15:21:00Z">
        <w:r w:rsidR="009B5732">
          <w:rPr>
            <w:rFonts w:ascii="Arial" w:hAnsi="Arial" w:cs="Arial"/>
            <w:sz w:val="22"/>
            <w:szCs w:val="22"/>
          </w:rPr>
          <w:t xml:space="preserve"> </w:t>
        </w:r>
      </w:ins>
      <w:ins w:id="336" w:author="Piyush Nanda" w:date="2023-01-08T15:22:00Z">
        <w:r w:rsidR="009B5732">
          <w:rPr>
            <w:rFonts w:ascii="Arial" w:hAnsi="Arial" w:cs="Arial"/>
            <w:sz w:val="22"/>
            <w:szCs w:val="22"/>
          </w:rPr>
          <w:t>fractures</w:t>
        </w:r>
      </w:ins>
      <w:ins w:id="337" w:author="Piyush Nanda" w:date="2023-01-08T15:45:00Z">
        <w:r w:rsidR="00934402">
          <w:rPr>
            <w:rFonts w:ascii="Arial" w:hAnsi="Arial" w:cs="Arial"/>
            <w:sz w:val="22"/>
            <w:szCs w:val="22"/>
          </w:rPr>
          <w:t xml:space="preserve"> due to chemical degradation</w:t>
        </w:r>
      </w:ins>
      <w:ins w:id="338" w:author="Piyush Nanda" w:date="2023-01-08T15:21:00Z">
        <w:r w:rsidR="009B5732">
          <w:rPr>
            <w:rFonts w:ascii="Arial" w:hAnsi="Arial" w:cs="Arial"/>
            <w:sz w:val="22"/>
            <w:szCs w:val="22"/>
          </w:rPr>
          <w:t xml:space="preserve">. This process doesn’t involve </w:t>
        </w:r>
      </w:ins>
      <w:ins w:id="339" w:author="Piyush Nanda" w:date="2023-01-08T15:46:00Z">
        <w:r w:rsidR="00934402">
          <w:rPr>
            <w:rFonts w:ascii="Arial" w:hAnsi="Arial" w:cs="Arial"/>
            <w:sz w:val="22"/>
            <w:szCs w:val="22"/>
          </w:rPr>
          <w:t>onset of physical forces</w:t>
        </w:r>
      </w:ins>
      <w:ins w:id="340" w:author="Piyush Nanda" w:date="2023-01-08T15:21:00Z">
        <w:r w:rsidR="009B5732">
          <w:rPr>
            <w:rFonts w:ascii="Arial" w:hAnsi="Arial" w:cs="Arial"/>
            <w:sz w:val="22"/>
            <w:szCs w:val="22"/>
          </w:rPr>
          <w:t xml:space="preserve"> and we call th</w:t>
        </w:r>
      </w:ins>
      <w:ins w:id="341" w:author="Piyush Nanda" w:date="2023-01-08T15:22:00Z">
        <w:r w:rsidR="009B5732">
          <w:rPr>
            <w:rFonts w:ascii="Arial" w:hAnsi="Arial" w:cs="Arial"/>
            <w:sz w:val="22"/>
            <w:szCs w:val="22"/>
          </w:rPr>
          <w:t>is as ‘Non-Steric Limited</w:t>
        </w:r>
      </w:ins>
      <w:ins w:id="342" w:author="Piyush Nanda" w:date="2023-01-08T15:49:00Z">
        <w:r w:rsidR="00934402">
          <w:rPr>
            <w:rFonts w:ascii="Arial" w:hAnsi="Arial" w:cs="Arial"/>
            <w:sz w:val="22"/>
            <w:szCs w:val="22"/>
          </w:rPr>
          <w:t xml:space="preserve"> (NS)</w:t>
        </w:r>
      </w:ins>
      <w:ins w:id="343" w:author="Piyush Nanda" w:date="2023-01-08T15:22:00Z">
        <w:r w:rsidR="009B5732">
          <w:rPr>
            <w:rFonts w:ascii="Arial" w:hAnsi="Arial" w:cs="Arial"/>
            <w:sz w:val="22"/>
            <w:szCs w:val="22"/>
          </w:rPr>
          <w:t>’.</w:t>
        </w:r>
      </w:ins>
      <w:ins w:id="344" w:author="Piyush Nanda" w:date="2023-01-08T15:46:00Z">
        <w:r w:rsidR="00934402">
          <w:rPr>
            <w:rFonts w:ascii="Arial" w:hAnsi="Arial" w:cs="Arial"/>
            <w:sz w:val="22"/>
            <w:szCs w:val="22"/>
          </w:rPr>
          <w:t xml:space="preserve"> Now, each cluster has several ce</w:t>
        </w:r>
      </w:ins>
      <w:ins w:id="345" w:author="Piyush Nanda" w:date="2023-01-08T15:47:00Z">
        <w:r w:rsidR="00934402">
          <w:rPr>
            <w:rFonts w:ascii="Arial" w:hAnsi="Arial" w:cs="Arial"/>
            <w:sz w:val="22"/>
            <w:szCs w:val="22"/>
          </w:rPr>
          <w:t xml:space="preserve">ll-cell </w:t>
        </w:r>
      </w:ins>
      <w:ins w:id="346" w:author="Piyush Nanda" w:date="2023-01-08T15:48:00Z">
        <w:r w:rsidR="00934402">
          <w:rPr>
            <w:rFonts w:ascii="Arial" w:hAnsi="Arial" w:cs="Arial"/>
            <w:sz w:val="22"/>
            <w:szCs w:val="22"/>
          </w:rPr>
          <w:t>links,</w:t>
        </w:r>
      </w:ins>
      <w:ins w:id="347" w:author="Piyush Nanda" w:date="2023-01-08T15:47:00Z">
        <w:r w:rsidR="00934402">
          <w:rPr>
            <w:rFonts w:ascii="Arial" w:hAnsi="Arial" w:cs="Arial"/>
            <w:sz w:val="22"/>
            <w:szCs w:val="22"/>
          </w:rPr>
          <w:t xml:space="preserve"> and it is non-trivial as to which one most likely </w:t>
        </w:r>
      </w:ins>
      <w:ins w:id="348" w:author="Piyush Nanda" w:date="2023-01-08T15:48:00Z">
        <w:r w:rsidR="00934402">
          <w:rPr>
            <w:rFonts w:ascii="Arial" w:hAnsi="Arial" w:cs="Arial"/>
            <w:sz w:val="22"/>
            <w:szCs w:val="22"/>
          </w:rPr>
          <w:t xml:space="preserve">fracture. The choice </w:t>
        </w:r>
      </w:ins>
      <w:ins w:id="349" w:author="Piyush Nanda" w:date="2023-01-08T15:49:00Z">
        <w:r w:rsidR="00934402">
          <w:rPr>
            <w:rFonts w:ascii="Arial" w:hAnsi="Arial" w:cs="Arial"/>
            <w:sz w:val="22"/>
            <w:szCs w:val="22"/>
          </w:rPr>
          <w:t xml:space="preserve">can be purely deterministic </w:t>
        </w:r>
      </w:ins>
      <w:ins w:id="350" w:author="Piyush Nanda" w:date="2023-01-08T15:50:00Z">
        <w:r w:rsidR="00934402">
          <w:rPr>
            <w:rFonts w:ascii="Arial" w:hAnsi="Arial" w:cs="Arial"/>
            <w:sz w:val="22"/>
            <w:szCs w:val="22"/>
          </w:rPr>
          <w:t xml:space="preserve">such that in S modality the oldest link </w:t>
        </w:r>
      </w:ins>
      <w:ins w:id="351" w:author="Piyush Nanda" w:date="2023-01-08T15:51:00Z">
        <w:r w:rsidR="00934402">
          <w:rPr>
            <w:rFonts w:ascii="Arial" w:hAnsi="Arial" w:cs="Arial"/>
            <w:sz w:val="22"/>
            <w:szCs w:val="22"/>
          </w:rPr>
          <w:t xml:space="preserve">breaks as </w:t>
        </w:r>
      </w:ins>
      <w:ins w:id="352" w:author="Piyush Nanda" w:date="2023-01-08T15:53:00Z">
        <w:r w:rsidR="00934402">
          <w:rPr>
            <w:rFonts w:ascii="Arial" w:hAnsi="Arial" w:cs="Arial"/>
            <w:sz w:val="22"/>
            <w:szCs w:val="22"/>
          </w:rPr>
          <w:t xml:space="preserve">the cells it links have reached </w:t>
        </w:r>
      </w:ins>
      <w:ins w:id="353" w:author="Piyush Nanda" w:date="2023-01-08T15:54:00Z">
        <w:r w:rsidR="00460C67">
          <w:rPr>
            <w:rFonts w:ascii="Arial" w:hAnsi="Arial" w:cs="Arial"/>
            <w:sz w:val="22"/>
            <w:szCs w:val="22"/>
          </w:rPr>
          <w:t>the</w:t>
        </w:r>
      </w:ins>
      <w:ins w:id="354" w:author="Piyush Nanda" w:date="2023-01-08T15:53:00Z">
        <w:r w:rsidR="00460C67">
          <w:rPr>
            <w:rFonts w:ascii="Arial" w:hAnsi="Arial" w:cs="Arial"/>
            <w:sz w:val="22"/>
            <w:szCs w:val="22"/>
          </w:rPr>
          <w:t xml:space="preserve"> maximum number of cells they can be surrounded with. </w:t>
        </w:r>
      </w:ins>
      <w:ins w:id="355" w:author="Piyush Nanda" w:date="2023-01-08T15:54:00Z">
        <w:r w:rsidR="00460C67">
          <w:rPr>
            <w:rFonts w:ascii="Arial" w:hAnsi="Arial" w:cs="Arial"/>
            <w:sz w:val="22"/>
            <w:szCs w:val="22"/>
          </w:rPr>
          <w:t xml:space="preserve">We call </w:t>
        </w:r>
      </w:ins>
      <w:ins w:id="356" w:author="Piyush Nanda" w:date="2023-01-08T16:06:00Z">
        <w:r w:rsidR="005B6A96">
          <w:rPr>
            <w:rFonts w:ascii="Arial" w:hAnsi="Arial" w:cs="Arial"/>
            <w:sz w:val="22"/>
            <w:szCs w:val="22"/>
          </w:rPr>
          <w:t>this</w:t>
        </w:r>
      </w:ins>
      <w:ins w:id="357" w:author="Piyush Nanda" w:date="2023-01-08T15:54:00Z">
        <w:r w:rsidR="00460C67">
          <w:rPr>
            <w:rFonts w:ascii="Arial" w:hAnsi="Arial" w:cs="Arial"/>
            <w:sz w:val="22"/>
            <w:szCs w:val="22"/>
          </w:rPr>
          <w:t xml:space="preserve"> model</w:t>
        </w:r>
      </w:ins>
      <w:ins w:id="358" w:author="Piyush Nanda" w:date="2023-01-08T16:06:00Z">
        <w:r w:rsidR="005B6A96">
          <w:rPr>
            <w:rFonts w:ascii="Arial" w:hAnsi="Arial" w:cs="Arial"/>
            <w:sz w:val="22"/>
            <w:szCs w:val="22"/>
          </w:rPr>
          <w:t xml:space="preserve"> </w:t>
        </w:r>
      </w:ins>
      <w:ins w:id="359" w:author="Piyush Nanda" w:date="2023-01-08T15:54:00Z">
        <w:r w:rsidR="00460C67">
          <w:rPr>
            <w:rFonts w:ascii="Arial" w:hAnsi="Arial" w:cs="Arial"/>
            <w:sz w:val="22"/>
            <w:szCs w:val="22"/>
          </w:rPr>
          <w:t xml:space="preserve">as </w:t>
        </w:r>
      </w:ins>
      <w:ins w:id="360" w:author="Piyush Nanda" w:date="2023-01-08T15:55:00Z">
        <w:r w:rsidR="00460C67">
          <w:rPr>
            <w:rFonts w:ascii="Arial" w:hAnsi="Arial" w:cs="Arial"/>
            <w:sz w:val="22"/>
            <w:szCs w:val="22"/>
          </w:rPr>
          <w:t>SO</w:t>
        </w:r>
      </w:ins>
      <w:ins w:id="361" w:author="Piyush Nanda" w:date="2023-01-08T15:54:00Z">
        <w:r w:rsidR="00460C67">
          <w:rPr>
            <w:rFonts w:ascii="Arial" w:hAnsi="Arial" w:cs="Arial"/>
            <w:sz w:val="22"/>
            <w:szCs w:val="22"/>
          </w:rPr>
          <w:t xml:space="preserve"> to describe a deterministic fracture of oldest link </w:t>
        </w:r>
      </w:ins>
      <w:ins w:id="362" w:author="Piyush Nanda" w:date="2023-01-08T16:06:00Z">
        <w:r w:rsidR="005B6A96">
          <w:rPr>
            <w:rFonts w:ascii="Arial" w:hAnsi="Arial" w:cs="Arial"/>
            <w:sz w:val="22"/>
            <w:szCs w:val="22"/>
          </w:rPr>
          <w:t xml:space="preserve">in </w:t>
        </w:r>
      </w:ins>
      <w:ins w:id="363" w:author="Piyush Nanda" w:date="2023-01-08T15:54:00Z">
        <w:r w:rsidR="00460C67">
          <w:rPr>
            <w:rFonts w:ascii="Arial" w:hAnsi="Arial" w:cs="Arial"/>
            <w:sz w:val="22"/>
            <w:szCs w:val="22"/>
          </w:rPr>
          <w:t xml:space="preserve">steric-limited </w:t>
        </w:r>
      </w:ins>
      <w:ins w:id="364" w:author="Piyush Nanda" w:date="2023-01-08T15:55:00Z">
        <w:r w:rsidR="00460C67">
          <w:rPr>
            <w:rFonts w:ascii="Arial" w:hAnsi="Arial" w:cs="Arial"/>
            <w:sz w:val="22"/>
            <w:szCs w:val="22"/>
          </w:rPr>
          <w:t xml:space="preserve">fashion. </w:t>
        </w:r>
      </w:ins>
      <w:ins w:id="365" w:author="Piyush Nanda" w:date="2023-01-08T16:08:00Z">
        <w:r w:rsidR="005B6A96">
          <w:rPr>
            <w:rFonts w:ascii="Arial" w:hAnsi="Arial" w:cs="Arial"/>
            <w:sz w:val="22"/>
            <w:szCs w:val="22"/>
          </w:rPr>
          <w:t xml:space="preserve">We didn’t consider a non-steric limited version of oldest link fracture as it would end up in producing single cells only. </w:t>
        </w:r>
      </w:ins>
    </w:p>
    <w:p w14:paraId="1E78C86B" w14:textId="77777777" w:rsidR="000D7CFB" w:rsidRDefault="000D7CFB" w:rsidP="00F064E4">
      <w:pPr>
        <w:jc w:val="both"/>
        <w:rPr>
          <w:ins w:id="366" w:author="Piyush Nanda" w:date="2023-01-26T09:18:00Z"/>
          <w:rFonts w:ascii="Arial" w:hAnsi="Arial" w:cs="Arial"/>
          <w:sz w:val="22"/>
          <w:szCs w:val="22"/>
        </w:rPr>
      </w:pPr>
    </w:p>
    <w:p w14:paraId="6F6ADEDE" w14:textId="00FB9CBC" w:rsidR="008E73E5" w:rsidRDefault="00460C67" w:rsidP="00F064E4">
      <w:pPr>
        <w:jc w:val="both"/>
        <w:rPr>
          <w:ins w:id="367" w:author="Piyush Nanda" w:date="2023-01-08T17:08:00Z"/>
          <w:rFonts w:ascii="Arial" w:hAnsi="Arial" w:cs="Arial"/>
          <w:sz w:val="22"/>
          <w:szCs w:val="22"/>
        </w:rPr>
      </w:pPr>
      <w:ins w:id="368" w:author="Piyush Nanda" w:date="2023-01-08T15:55:00Z">
        <w:r>
          <w:rPr>
            <w:rFonts w:ascii="Arial" w:hAnsi="Arial" w:cs="Arial"/>
            <w:sz w:val="22"/>
            <w:szCs w:val="22"/>
          </w:rPr>
          <w:t>Another possibility is that</w:t>
        </w:r>
      </w:ins>
      <w:ins w:id="369" w:author="Piyush Nanda" w:date="2023-01-08T15:57:00Z">
        <w:r>
          <w:rPr>
            <w:rFonts w:ascii="Arial" w:hAnsi="Arial" w:cs="Arial"/>
            <w:sz w:val="22"/>
            <w:szCs w:val="22"/>
          </w:rPr>
          <w:t xml:space="preserve"> </w:t>
        </w:r>
      </w:ins>
      <w:ins w:id="370" w:author="Piyush Nanda" w:date="2023-01-08T15:59:00Z">
        <w:r>
          <w:rPr>
            <w:rFonts w:ascii="Arial" w:hAnsi="Arial" w:cs="Arial"/>
            <w:sz w:val="22"/>
            <w:szCs w:val="22"/>
          </w:rPr>
          <w:t>an</w:t>
        </w:r>
      </w:ins>
      <w:ins w:id="371" w:author="Piyush Nanda" w:date="2023-01-08T15:57:00Z">
        <w:r>
          <w:rPr>
            <w:rFonts w:ascii="Arial" w:hAnsi="Arial" w:cs="Arial"/>
            <w:sz w:val="22"/>
            <w:szCs w:val="22"/>
          </w:rPr>
          <w:t xml:space="preserve"> underlying stochastic process assigns a probability </w:t>
        </w:r>
      </w:ins>
      <w:ins w:id="372" w:author="Piyush Nanda" w:date="2023-01-08T15:58:00Z">
        <w:r>
          <w:rPr>
            <w:rFonts w:ascii="Arial" w:hAnsi="Arial" w:cs="Arial"/>
            <w:sz w:val="22"/>
            <w:szCs w:val="22"/>
          </w:rPr>
          <w:t xml:space="preserve">of fracture </w:t>
        </w:r>
      </w:ins>
      <w:ins w:id="373" w:author="Piyush Nanda" w:date="2023-01-08T15:57:00Z">
        <w:r>
          <w:rPr>
            <w:rFonts w:ascii="Arial" w:hAnsi="Arial" w:cs="Arial"/>
            <w:sz w:val="22"/>
            <w:szCs w:val="22"/>
          </w:rPr>
          <w:t>to each link</w:t>
        </w:r>
      </w:ins>
      <w:ins w:id="374" w:author="Piyush Nanda" w:date="2023-01-08T15:59:00Z">
        <w:r>
          <w:rPr>
            <w:rFonts w:ascii="Arial" w:hAnsi="Arial" w:cs="Arial"/>
            <w:sz w:val="22"/>
            <w:szCs w:val="22"/>
          </w:rPr>
          <w:t>. Assuming all the links are equally</w:t>
        </w:r>
      </w:ins>
      <w:ins w:id="375" w:author="Piyush Nanda" w:date="2023-01-08T16:00:00Z">
        <w:r>
          <w:rPr>
            <w:rFonts w:ascii="Arial" w:hAnsi="Arial" w:cs="Arial"/>
            <w:sz w:val="22"/>
            <w:szCs w:val="22"/>
          </w:rPr>
          <w:t xml:space="preserve"> vulnerable to fracture, the probabilities can be derived from a uniform distribution</w:t>
        </w:r>
      </w:ins>
      <w:ins w:id="376" w:author="Piyush Nanda" w:date="2023-01-08T16:02:00Z">
        <w:r>
          <w:rPr>
            <w:rFonts w:ascii="Arial" w:hAnsi="Arial" w:cs="Arial"/>
            <w:sz w:val="22"/>
            <w:szCs w:val="22"/>
          </w:rPr>
          <w:t>. In this case,</w:t>
        </w:r>
      </w:ins>
      <w:ins w:id="377" w:author="Piyush Nanda" w:date="2023-01-08T16:00:00Z">
        <w:r>
          <w:rPr>
            <w:rFonts w:ascii="Arial" w:hAnsi="Arial" w:cs="Arial"/>
            <w:sz w:val="22"/>
            <w:szCs w:val="22"/>
          </w:rPr>
          <w:t xml:space="preserve"> once the cluster reaches the limit of breaking either due </w:t>
        </w:r>
      </w:ins>
      <w:ins w:id="378" w:author="Piyush Nanda" w:date="2023-01-08T16:01:00Z">
        <w:r>
          <w:rPr>
            <w:rFonts w:ascii="Arial" w:hAnsi="Arial" w:cs="Arial"/>
            <w:sz w:val="22"/>
            <w:szCs w:val="22"/>
          </w:rPr>
          <w:t>to steric forces (S) or due to degradation of linkages (NS)</w:t>
        </w:r>
      </w:ins>
      <w:ins w:id="379" w:author="Piyush Nanda" w:date="2023-01-08T16:02:00Z">
        <w:r>
          <w:rPr>
            <w:rFonts w:ascii="Arial" w:hAnsi="Arial" w:cs="Arial"/>
            <w:sz w:val="22"/>
            <w:szCs w:val="22"/>
          </w:rPr>
          <w:t>, one</w:t>
        </w:r>
      </w:ins>
      <w:ins w:id="380" w:author="Piyush Nanda" w:date="2023-01-08T16:03:00Z">
        <w:r>
          <w:rPr>
            <w:rFonts w:ascii="Arial" w:hAnsi="Arial" w:cs="Arial"/>
            <w:sz w:val="22"/>
            <w:szCs w:val="22"/>
          </w:rPr>
          <w:t xml:space="preserve"> or more</w:t>
        </w:r>
      </w:ins>
      <w:ins w:id="381" w:author="Piyush Nanda" w:date="2023-01-08T16:02:00Z">
        <w:r>
          <w:rPr>
            <w:rFonts w:ascii="Arial" w:hAnsi="Arial" w:cs="Arial"/>
            <w:sz w:val="22"/>
            <w:szCs w:val="22"/>
          </w:rPr>
          <w:t xml:space="preserve"> of r</w:t>
        </w:r>
      </w:ins>
      <w:ins w:id="382" w:author="Piyush Nanda" w:date="2023-01-08T16:03:00Z">
        <w:r>
          <w:rPr>
            <w:rFonts w:ascii="Arial" w:hAnsi="Arial" w:cs="Arial"/>
            <w:sz w:val="22"/>
            <w:szCs w:val="22"/>
          </w:rPr>
          <w:t>andomly chosen</w:t>
        </w:r>
      </w:ins>
      <w:ins w:id="383" w:author="Piyush Nanda" w:date="2023-01-08T16:02:00Z">
        <w:r>
          <w:rPr>
            <w:rFonts w:ascii="Arial" w:hAnsi="Arial" w:cs="Arial"/>
            <w:sz w:val="22"/>
            <w:szCs w:val="22"/>
          </w:rPr>
          <w:t xml:space="preserve"> link fractures</w:t>
        </w:r>
      </w:ins>
      <w:ins w:id="384" w:author="Piyush Nanda" w:date="2023-01-08T16:03:00Z">
        <w:r>
          <w:rPr>
            <w:rFonts w:ascii="Arial" w:hAnsi="Arial" w:cs="Arial"/>
            <w:sz w:val="22"/>
            <w:szCs w:val="22"/>
          </w:rPr>
          <w:t xml:space="preserve">. We call </w:t>
        </w:r>
        <w:r w:rsidR="005B6A96">
          <w:rPr>
            <w:rFonts w:ascii="Arial" w:hAnsi="Arial" w:cs="Arial"/>
            <w:sz w:val="22"/>
            <w:szCs w:val="22"/>
          </w:rPr>
          <w:t>these</w:t>
        </w:r>
        <w:r>
          <w:rPr>
            <w:rFonts w:ascii="Arial" w:hAnsi="Arial" w:cs="Arial"/>
            <w:sz w:val="22"/>
            <w:szCs w:val="22"/>
          </w:rPr>
          <w:t xml:space="preserve"> model</w:t>
        </w:r>
        <w:r w:rsidR="005B6A96">
          <w:rPr>
            <w:rFonts w:ascii="Arial" w:hAnsi="Arial" w:cs="Arial"/>
            <w:sz w:val="22"/>
            <w:szCs w:val="22"/>
          </w:rPr>
          <w:t>s</w:t>
        </w:r>
        <w:r>
          <w:rPr>
            <w:rFonts w:ascii="Arial" w:hAnsi="Arial" w:cs="Arial"/>
            <w:sz w:val="22"/>
            <w:szCs w:val="22"/>
          </w:rPr>
          <w:t xml:space="preserve"> as SR </w:t>
        </w:r>
        <w:r w:rsidR="005B6A96">
          <w:rPr>
            <w:rFonts w:ascii="Arial" w:hAnsi="Arial" w:cs="Arial"/>
            <w:sz w:val="22"/>
            <w:szCs w:val="22"/>
          </w:rPr>
          <w:t>and</w:t>
        </w:r>
        <w:r>
          <w:rPr>
            <w:rFonts w:ascii="Arial" w:hAnsi="Arial" w:cs="Arial"/>
            <w:sz w:val="22"/>
            <w:szCs w:val="22"/>
          </w:rPr>
          <w:t xml:space="preserve"> NSR</w:t>
        </w:r>
        <w:r w:rsidR="005B6A96">
          <w:rPr>
            <w:rFonts w:ascii="Arial" w:hAnsi="Arial" w:cs="Arial"/>
            <w:sz w:val="22"/>
            <w:szCs w:val="22"/>
          </w:rPr>
          <w:t>.</w:t>
        </w:r>
      </w:ins>
      <w:ins w:id="385" w:author="Piyush Nanda" w:date="2023-01-08T16:08:00Z">
        <w:r w:rsidR="005B6A96">
          <w:rPr>
            <w:rFonts w:ascii="Arial" w:hAnsi="Arial" w:cs="Arial"/>
            <w:sz w:val="22"/>
            <w:szCs w:val="22"/>
          </w:rPr>
          <w:t xml:space="preserve"> </w:t>
        </w:r>
      </w:ins>
      <w:ins w:id="386" w:author="Piyush Nanda" w:date="2023-01-08T16:09:00Z">
        <w:r w:rsidR="005B6A96">
          <w:rPr>
            <w:rFonts w:ascii="Arial" w:hAnsi="Arial" w:cs="Arial"/>
            <w:sz w:val="22"/>
            <w:szCs w:val="22"/>
          </w:rPr>
          <w:t xml:space="preserve">In an alternative setting, the chronological age </w:t>
        </w:r>
      </w:ins>
      <w:ins w:id="387" w:author="Piyush Nanda" w:date="2023-01-08T16:11:00Z">
        <w:r w:rsidR="005B6A96">
          <w:rPr>
            <w:rFonts w:ascii="Arial" w:hAnsi="Arial" w:cs="Arial"/>
            <w:sz w:val="22"/>
            <w:szCs w:val="22"/>
          </w:rPr>
          <w:t xml:space="preserve">(A) </w:t>
        </w:r>
      </w:ins>
      <w:ins w:id="388" w:author="Piyush Nanda" w:date="2023-01-08T16:09:00Z">
        <w:r w:rsidR="005B6A96">
          <w:rPr>
            <w:rFonts w:ascii="Arial" w:hAnsi="Arial" w:cs="Arial"/>
            <w:sz w:val="22"/>
            <w:szCs w:val="22"/>
          </w:rPr>
          <w:t xml:space="preserve">of the link </w:t>
        </w:r>
      </w:ins>
      <w:ins w:id="389" w:author="Piyush Nanda" w:date="2023-01-08T16:10:00Z">
        <w:r w:rsidR="005B6A96">
          <w:rPr>
            <w:rFonts w:ascii="Arial" w:hAnsi="Arial" w:cs="Arial"/>
            <w:sz w:val="22"/>
            <w:szCs w:val="22"/>
          </w:rPr>
          <w:t>matters</w:t>
        </w:r>
      </w:ins>
      <w:ins w:id="390" w:author="Piyush Nanda" w:date="2023-01-08T16:09:00Z">
        <w:r w:rsidR="005B6A96">
          <w:rPr>
            <w:rFonts w:ascii="Arial" w:hAnsi="Arial" w:cs="Arial"/>
            <w:sz w:val="22"/>
            <w:szCs w:val="22"/>
          </w:rPr>
          <w:t xml:space="preserve"> and therefore longer it has been present in the cluster, higher the probability it fractures. We consider an expo</w:t>
        </w:r>
      </w:ins>
      <w:ins w:id="391" w:author="Piyush Nanda" w:date="2023-01-08T16:10:00Z">
        <w:r w:rsidR="005B6A96">
          <w:rPr>
            <w:rFonts w:ascii="Arial" w:hAnsi="Arial" w:cs="Arial"/>
            <w:sz w:val="22"/>
            <w:szCs w:val="22"/>
          </w:rPr>
          <w:t>nential distribution to pre-assign the duration for which a link can remain inta</w:t>
        </w:r>
      </w:ins>
      <w:ins w:id="392" w:author="Piyush Nanda" w:date="2023-01-08T16:11:00Z">
        <w:r w:rsidR="005B6A96">
          <w:rPr>
            <w:rFonts w:ascii="Arial" w:hAnsi="Arial" w:cs="Arial"/>
            <w:sz w:val="22"/>
            <w:szCs w:val="22"/>
          </w:rPr>
          <w:t xml:space="preserve">ct before the onset of steric forces. </w:t>
        </w:r>
      </w:ins>
      <w:ins w:id="393" w:author="Piyush Nanda" w:date="2023-01-08T17:07:00Z">
        <w:r w:rsidR="008E73E5">
          <w:rPr>
            <w:rFonts w:ascii="Arial" w:hAnsi="Arial" w:cs="Arial"/>
            <w:sz w:val="22"/>
            <w:szCs w:val="22"/>
          </w:rPr>
          <w:t>Such a distribution is parameterized by single rate parameter (</w:t>
        </w:r>
        <w:r w:rsidR="008E73E5" w:rsidRPr="00776557">
          <w:rPr>
            <w:rFonts w:ascii="Arial" w:hAnsi="Arial" w:cs="Arial"/>
            <w:sz w:val="22"/>
            <w:szCs w:val="22"/>
          </w:rPr>
          <w:t>δ</w:t>
        </w:r>
        <w:r w:rsidR="008E73E5">
          <w:rPr>
            <w:rFonts w:ascii="Arial" w:hAnsi="Arial" w:cs="Arial"/>
            <w:sz w:val="22"/>
            <w:szCs w:val="22"/>
          </w:rPr>
          <w:t xml:space="preserve">). </w:t>
        </w:r>
      </w:ins>
      <w:ins w:id="394" w:author="Piyush Nanda" w:date="2023-01-08T16:11:00Z">
        <w:r w:rsidR="005B6A96">
          <w:rPr>
            <w:rFonts w:ascii="Arial" w:hAnsi="Arial" w:cs="Arial"/>
            <w:sz w:val="22"/>
            <w:szCs w:val="22"/>
          </w:rPr>
          <w:t xml:space="preserve">We call this model as SA. </w:t>
        </w:r>
      </w:ins>
    </w:p>
    <w:p w14:paraId="042F89DF" w14:textId="77777777" w:rsidR="008E73E5" w:rsidRDefault="008E73E5" w:rsidP="00F064E4">
      <w:pPr>
        <w:jc w:val="both"/>
        <w:rPr>
          <w:ins w:id="395" w:author="Piyush Nanda" w:date="2023-01-08T17:08:00Z"/>
          <w:rFonts w:ascii="Arial" w:hAnsi="Arial" w:cs="Arial"/>
          <w:sz w:val="22"/>
          <w:szCs w:val="22"/>
        </w:rPr>
      </w:pPr>
    </w:p>
    <w:p w14:paraId="36F2C19A" w14:textId="296AED40" w:rsidR="005166FB" w:rsidDel="00A1441B" w:rsidRDefault="008E73E5" w:rsidP="00F064E4">
      <w:pPr>
        <w:jc w:val="both"/>
        <w:rPr>
          <w:del w:id="396" w:author="Piyush Nanda" w:date="2023-01-07T23:09:00Z"/>
          <w:rFonts w:ascii="Arial" w:hAnsi="Arial" w:cs="Arial"/>
          <w:sz w:val="22"/>
          <w:szCs w:val="22"/>
        </w:rPr>
        <w:pPrChange w:id="397" w:author="Piyush Nanda" w:date="2023-01-25T14:26:00Z">
          <w:pPr>
            <w:jc w:val="both"/>
          </w:pPr>
        </w:pPrChange>
      </w:pPr>
      <w:ins w:id="398" w:author="Piyush Nanda" w:date="2023-01-08T17:07:00Z">
        <w:r>
          <w:rPr>
            <w:rFonts w:ascii="Arial" w:hAnsi="Arial" w:cs="Arial"/>
            <w:sz w:val="22"/>
            <w:szCs w:val="22"/>
          </w:rPr>
          <w:t>All</w:t>
        </w:r>
      </w:ins>
      <w:ins w:id="399" w:author="Piyush Nanda" w:date="2023-01-08T17:05:00Z">
        <w:r>
          <w:rPr>
            <w:rFonts w:ascii="Arial" w:hAnsi="Arial" w:cs="Arial"/>
            <w:sz w:val="22"/>
            <w:szCs w:val="22"/>
          </w:rPr>
          <w:t xml:space="preserve"> the </w:t>
        </w:r>
      </w:ins>
      <w:ins w:id="400" w:author="Piyush Nanda" w:date="2023-01-08T17:06:00Z">
        <w:r>
          <w:rPr>
            <w:rFonts w:ascii="Arial" w:hAnsi="Arial" w:cs="Arial"/>
            <w:sz w:val="22"/>
            <w:szCs w:val="22"/>
          </w:rPr>
          <w:t>models</w:t>
        </w:r>
      </w:ins>
      <w:ins w:id="401" w:author="Piyush Nanda" w:date="2023-01-08T17:05:00Z">
        <w:r>
          <w:rPr>
            <w:rFonts w:ascii="Arial" w:hAnsi="Arial" w:cs="Arial"/>
            <w:sz w:val="22"/>
            <w:szCs w:val="22"/>
          </w:rPr>
          <w:t xml:space="preserve"> encompass three major parameters </w:t>
        </w:r>
      </w:ins>
      <w:ins w:id="402" w:author="Piyush Nanda" w:date="2023-01-08T17:07:00Z">
        <w:r>
          <w:rPr>
            <w:rFonts w:ascii="Arial" w:hAnsi="Arial" w:cs="Arial"/>
            <w:sz w:val="22"/>
            <w:szCs w:val="22"/>
          </w:rPr>
          <w:t>i.e.,</w:t>
        </w:r>
      </w:ins>
      <w:ins w:id="403" w:author="Piyush Nanda" w:date="2023-01-08T17:05:00Z">
        <w:r>
          <w:rPr>
            <w:rFonts w:ascii="Arial" w:hAnsi="Arial" w:cs="Arial"/>
            <w:sz w:val="22"/>
            <w:szCs w:val="22"/>
          </w:rPr>
          <w:t xml:space="preserve"> cell division rate (</w:t>
        </w:r>
      </w:ins>
      <m:oMath>
        <m:r>
          <w:ins w:id="404" w:author="Piyush Nanda" w:date="2023-01-08T17:06:00Z">
            <w:rPr>
              <w:rFonts w:ascii="Cambria Math" w:hAnsi="Cambria Math" w:cs="Arial"/>
              <w:sz w:val="22"/>
              <w:szCs w:val="22"/>
            </w:rPr>
            <m:t>λ</m:t>
          </w:ins>
        </m:r>
      </m:oMath>
      <w:ins w:id="405" w:author="Piyush Nanda" w:date="2023-01-08T17:05:00Z">
        <w:r>
          <w:rPr>
            <w:rFonts w:ascii="Arial" w:hAnsi="Arial" w:cs="Arial"/>
            <w:sz w:val="22"/>
            <w:szCs w:val="22"/>
          </w:rPr>
          <w:t>)</w:t>
        </w:r>
      </w:ins>
      <w:ins w:id="406" w:author="Piyush Nanda" w:date="2023-01-08T17:06:00Z">
        <w:r>
          <w:rPr>
            <w:rFonts w:ascii="Arial" w:hAnsi="Arial" w:cs="Arial"/>
            <w:sz w:val="22"/>
            <w:szCs w:val="22"/>
          </w:rPr>
          <w:t>, kissing number (</w:t>
        </w:r>
      </w:ins>
      <m:oMath>
        <m:r>
          <w:ins w:id="407" w:author="Piyush Nanda" w:date="2023-01-08T17:06:00Z">
            <w:rPr>
              <w:rFonts w:ascii="Cambria Math" w:hAnsi="Cambria Math" w:cs="Arial"/>
              <w:sz w:val="22"/>
              <w:szCs w:val="22"/>
            </w:rPr>
            <m:t>κ</m:t>
          </w:ins>
        </m:r>
      </m:oMath>
      <w:ins w:id="408" w:author="Piyush Nanda" w:date="2023-01-08T17:06:00Z">
        <w:r>
          <w:rPr>
            <w:rFonts w:ascii="Arial" w:hAnsi="Arial" w:cs="Arial"/>
            <w:sz w:val="22"/>
            <w:szCs w:val="22"/>
          </w:rPr>
          <w:t xml:space="preserve">) and </w:t>
        </w:r>
      </w:ins>
      <w:ins w:id="409" w:author="Piyush Nanda" w:date="2023-01-08T17:08:00Z">
        <w:r>
          <w:rPr>
            <w:rFonts w:ascii="Arial" w:hAnsi="Arial" w:cs="Arial"/>
            <w:sz w:val="22"/>
            <w:szCs w:val="22"/>
          </w:rPr>
          <w:t>link breaking rate (</w:t>
        </w:r>
        <w:r w:rsidRPr="00776557">
          <w:rPr>
            <w:rFonts w:ascii="Arial" w:hAnsi="Arial" w:cs="Arial"/>
            <w:sz w:val="22"/>
            <w:szCs w:val="22"/>
          </w:rPr>
          <w:t>δ</w:t>
        </w:r>
        <w:r>
          <w:rPr>
            <w:rFonts w:ascii="Arial" w:hAnsi="Arial" w:cs="Arial"/>
            <w:sz w:val="22"/>
            <w:szCs w:val="22"/>
          </w:rPr>
          <w:t xml:space="preserve">). </w:t>
        </w:r>
      </w:ins>
      <w:ins w:id="410" w:author="Piyush Nanda" w:date="2023-01-08T16:25:00Z">
        <w:r w:rsidR="00914F66">
          <w:rPr>
            <w:rFonts w:ascii="Arial" w:hAnsi="Arial" w:cs="Arial"/>
            <w:sz w:val="22"/>
            <w:szCs w:val="22"/>
          </w:rPr>
          <w:t xml:space="preserve">Now, all the five models </w:t>
        </w:r>
      </w:ins>
      <w:ins w:id="411" w:author="Piyush Nanda" w:date="2023-01-08T16:26:00Z">
        <w:r w:rsidR="00914F66">
          <w:rPr>
            <w:rFonts w:ascii="Arial" w:hAnsi="Arial" w:cs="Arial"/>
            <w:sz w:val="22"/>
            <w:szCs w:val="22"/>
          </w:rPr>
          <w:t>involve at least 2 of 3 input parameters</w:t>
        </w:r>
      </w:ins>
      <w:ins w:id="412" w:author="Piyush Nanda" w:date="2023-01-08T16:28:00Z">
        <w:r w:rsidR="00914F66">
          <w:rPr>
            <w:rFonts w:ascii="Arial" w:hAnsi="Arial" w:cs="Arial"/>
            <w:sz w:val="22"/>
            <w:szCs w:val="22"/>
          </w:rPr>
          <w:t xml:space="preserve">. </w:t>
        </w:r>
      </w:ins>
    </w:p>
    <w:p w14:paraId="5FCB6C44" w14:textId="77777777" w:rsidR="00B52034" w:rsidDel="00A1441B" w:rsidRDefault="00B52034" w:rsidP="00F064E4">
      <w:pPr>
        <w:jc w:val="both"/>
        <w:rPr>
          <w:del w:id="413" w:author="Piyush Nanda" w:date="2023-01-07T23:09:00Z"/>
          <w:rFonts w:ascii="Arial" w:hAnsi="Arial" w:cs="Arial"/>
          <w:sz w:val="22"/>
          <w:szCs w:val="22"/>
        </w:rPr>
        <w:pPrChange w:id="414" w:author="Piyush Nanda" w:date="2023-01-25T14:26:00Z">
          <w:pPr>
            <w:jc w:val="both"/>
          </w:pPr>
        </w:pPrChange>
      </w:pPr>
    </w:p>
    <w:p w14:paraId="6DBFB570" w14:textId="361F784C" w:rsidR="00081A12" w:rsidRDefault="0052187A" w:rsidP="00F064E4">
      <w:pPr>
        <w:jc w:val="both"/>
        <w:rPr>
          <w:ins w:id="415" w:author="Piyush Nanda" w:date="2023-01-08T17:21:00Z"/>
          <w:rFonts w:ascii="Arial" w:hAnsi="Arial" w:cs="Arial"/>
          <w:sz w:val="22"/>
          <w:szCs w:val="22"/>
        </w:rPr>
      </w:pPr>
      <w:r>
        <w:rPr>
          <w:rFonts w:ascii="Arial" w:hAnsi="Arial" w:cs="Arial"/>
          <w:sz w:val="22"/>
          <w:szCs w:val="22"/>
        </w:rPr>
        <w:t xml:space="preserve">To test which of the models </w:t>
      </w:r>
      <w:r w:rsidR="00B52034">
        <w:rPr>
          <w:rFonts w:ascii="Arial" w:hAnsi="Arial" w:cs="Arial"/>
          <w:sz w:val="22"/>
          <w:szCs w:val="22"/>
        </w:rPr>
        <w:t>best explain</w:t>
      </w:r>
      <w:r w:rsidR="002E0658">
        <w:rPr>
          <w:rFonts w:ascii="Arial" w:hAnsi="Arial" w:cs="Arial"/>
          <w:sz w:val="22"/>
          <w:szCs w:val="22"/>
        </w:rPr>
        <w:t>s</w:t>
      </w:r>
      <w:r w:rsidR="00B52034">
        <w:rPr>
          <w:rFonts w:ascii="Arial" w:hAnsi="Arial" w:cs="Arial"/>
          <w:sz w:val="22"/>
          <w:szCs w:val="22"/>
        </w:rPr>
        <w:t xml:space="preserve"> the observed cluster size distribution in experiments, we take two approaches </w:t>
      </w:r>
      <w:proofErr w:type="spellStart"/>
      <w:r w:rsidR="00B52034">
        <w:rPr>
          <w:rFonts w:ascii="Arial" w:hAnsi="Arial" w:cs="Arial"/>
          <w:sz w:val="22"/>
          <w:szCs w:val="22"/>
        </w:rPr>
        <w:t>i</w:t>
      </w:r>
      <w:proofErr w:type="spellEnd"/>
      <w:r w:rsidR="00B52034">
        <w:rPr>
          <w:rFonts w:ascii="Arial" w:hAnsi="Arial" w:cs="Arial"/>
          <w:sz w:val="22"/>
          <w:szCs w:val="22"/>
        </w:rPr>
        <w:t xml:space="preserve">) We engineer strains where we can </w:t>
      </w:r>
      <w:del w:id="416" w:author="Piyush Nanda" w:date="2023-01-08T17:13:00Z">
        <w:r w:rsidR="00B52034" w:rsidDel="008E73E5">
          <w:rPr>
            <w:rFonts w:ascii="Arial" w:hAnsi="Arial" w:cs="Arial"/>
            <w:sz w:val="22"/>
            <w:szCs w:val="22"/>
          </w:rPr>
          <w:delText xml:space="preserve">independently and have inducible </w:delText>
        </w:r>
      </w:del>
      <w:r w:rsidR="00B52034">
        <w:rPr>
          <w:rFonts w:ascii="Arial" w:hAnsi="Arial" w:cs="Arial"/>
          <w:sz w:val="22"/>
          <w:szCs w:val="22"/>
        </w:rPr>
        <w:t xml:space="preserve">control of biological equivalents of model parameters ii) Develop an imaging pipeline that allows counting the number of cells per clusters </w:t>
      </w:r>
      <w:r w:rsidR="00B52034" w:rsidRPr="00E2395C">
        <w:rPr>
          <w:rFonts w:ascii="Arial" w:hAnsi="Arial" w:cs="Arial"/>
          <w:sz w:val="22"/>
          <w:szCs w:val="22"/>
        </w:rPr>
        <w:t>across a population of clusters</w:t>
      </w:r>
      <w:r w:rsidR="006F570B" w:rsidRPr="00E2395C">
        <w:rPr>
          <w:rFonts w:ascii="Arial" w:hAnsi="Arial" w:cs="Arial"/>
          <w:sz w:val="22"/>
          <w:szCs w:val="22"/>
        </w:rPr>
        <w:t xml:space="preserve"> previously difficult due to light scattering in intact three-dimensional clusters. </w:t>
      </w:r>
      <w:ins w:id="417" w:author="Piyush Nanda" w:date="2023-01-08T17:12:00Z">
        <w:r w:rsidR="008E73E5">
          <w:rPr>
            <w:rFonts w:ascii="Arial" w:hAnsi="Arial" w:cs="Arial"/>
            <w:sz w:val="22"/>
            <w:szCs w:val="22"/>
          </w:rPr>
          <w:t>We screen (</w:t>
        </w:r>
        <w:r w:rsidR="008E73E5" w:rsidRPr="00CD2374">
          <w:rPr>
            <w:rFonts w:ascii="Arial" w:hAnsi="Arial" w:cs="Arial"/>
            <w:b/>
            <w:bCs/>
            <w:sz w:val="22"/>
            <w:szCs w:val="22"/>
            <w:rPrChange w:id="418" w:author="Piyush Nanda" w:date="2023-01-08T17:35:00Z">
              <w:rPr>
                <w:rFonts w:ascii="Arial" w:hAnsi="Arial" w:cs="Arial"/>
                <w:sz w:val="22"/>
                <w:szCs w:val="22"/>
              </w:rPr>
            </w:rPrChange>
          </w:rPr>
          <w:t>Figure S2</w:t>
        </w:r>
        <w:r w:rsidR="008E73E5">
          <w:rPr>
            <w:rFonts w:ascii="Arial" w:hAnsi="Arial" w:cs="Arial"/>
            <w:sz w:val="22"/>
            <w:szCs w:val="22"/>
          </w:rPr>
          <w:t>) and obtain a set of genes whose expression levels alt</w:t>
        </w:r>
      </w:ins>
      <w:ins w:id="419" w:author="Piyush Nanda" w:date="2023-01-08T17:13:00Z">
        <w:r w:rsidR="008E73E5">
          <w:rPr>
            <w:rFonts w:ascii="Arial" w:hAnsi="Arial" w:cs="Arial"/>
            <w:sz w:val="22"/>
            <w:szCs w:val="22"/>
          </w:rPr>
          <w:t xml:space="preserve">er one of three parameters independently and in an inducible manner. </w:t>
        </w:r>
      </w:ins>
      <w:del w:id="420" w:author="Piyush Nanda" w:date="2023-01-08T17:09:00Z">
        <w:r w:rsidR="006F570B" w:rsidRPr="00E2395C" w:rsidDel="008E73E5">
          <w:rPr>
            <w:rFonts w:ascii="Arial" w:hAnsi="Arial" w:cs="Arial"/>
            <w:sz w:val="22"/>
            <w:szCs w:val="22"/>
          </w:rPr>
          <w:delText xml:space="preserve">We </w:delText>
        </w:r>
        <w:r w:rsidR="005A6894" w:rsidRPr="00E2395C" w:rsidDel="008E73E5">
          <w:rPr>
            <w:rFonts w:ascii="Arial" w:hAnsi="Arial" w:cs="Arial"/>
            <w:sz w:val="22"/>
            <w:szCs w:val="22"/>
          </w:rPr>
          <w:delText xml:space="preserve">discuss how </w:delText>
        </w:r>
        <w:r w:rsidR="00104ADD" w:rsidRPr="00E2395C" w:rsidDel="008E73E5">
          <w:rPr>
            <w:rFonts w:ascii="Arial" w:hAnsi="Arial" w:cs="Arial"/>
            <w:sz w:val="22"/>
            <w:szCs w:val="22"/>
          </w:rPr>
          <w:delText>vary</w:delText>
        </w:r>
        <w:r w:rsidR="002E0658" w:rsidRPr="00E2395C" w:rsidDel="008E73E5">
          <w:rPr>
            <w:rFonts w:ascii="Arial" w:hAnsi="Arial" w:cs="Arial"/>
            <w:sz w:val="22"/>
            <w:szCs w:val="22"/>
          </w:rPr>
          <w:delText xml:space="preserve">ing </w:delText>
        </w:r>
        <w:r w:rsidR="005A6894" w:rsidRPr="00E2395C" w:rsidDel="008E73E5">
          <w:rPr>
            <w:rFonts w:ascii="Arial" w:hAnsi="Arial" w:cs="Arial"/>
            <w:sz w:val="22"/>
            <w:szCs w:val="22"/>
          </w:rPr>
          <w:delText xml:space="preserve">the parameters simultaneously in the model and in experiments by using inducible control of their biological equivalents. </w:delText>
        </w:r>
        <w:r w:rsidR="00DA2653" w:rsidRPr="00E2395C" w:rsidDel="008E73E5">
          <w:rPr>
            <w:rFonts w:ascii="Arial" w:hAnsi="Arial" w:cs="Arial"/>
            <w:sz w:val="22"/>
            <w:szCs w:val="22"/>
          </w:rPr>
          <w:delText>Then, w</w:delText>
        </w:r>
        <w:r w:rsidR="00104ADD" w:rsidRPr="00E2395C" w:rsidDel="008E73E5">
          <w:rPr>
            <w:rFonts w:ascii="Arial" w:hAnsi="Arial" w:cs="Arial"/>
            <w:sz w:val="22"/>
            <w:szCs w:val="22"/>
          </w:rPr>
          <w:delText xml:space="preserve">e discuss how a model </w:delText>
        </w:r>
        <w:r w:rsidR="002E0658" w:rsidRPr="00E2395C" w:rsidDel="008E73E5">
          <w:rPr>
            <w:rFonts w:ascii="Arial" w:hAnsi="Arial" w:cs="Arial"/>
            <w:sz w:val="22"/>
            <w:szCs w:val="22"/>
          </w:rPr>
          <w:delText>with</w:delText>
        </w:r>
        <w:r w:rsidR="00104ADD" w:rsidRPr="00E2395C" w:rsidDel="008E73E5">
          <w:rPr>
            <w:rFonts w:ascii="Arial" w:hAnsi="Arial" w:cs="Arial"/>
            <w:sz w:val="22"/>
            <w:szCs w:val="22"/>
          </w:rPr>
          <w:delText xml:space="preserve"> an upper limit on the kissing number and an age</w:delText>
        </w:r>
        <w:r w:rsidR="002E0658" w:rsidRPr="00E2395C" w:rsidDel="008E73E5">
          <w:rPr>
            <w:rFonts w:ascii="Arial" w:hAnsi="Arial" w:cs="Arial"/>
            <w:sz w:val="22"/>
            <w:szCs w:val="22"/>
          </w:rPr>
          <w:delText>-</w:delText>
        </w:r>
        <w:r w:rsidR="00104ADD" w:rsidRPr="00E2395C" w:rsidDel="008E73E5">
          <w:rPr>
            <w:rFonts w:ascii="Arial" w:hAnsi="Arial" w:cs="Arial"/>
            <w:sz w:val="22"/>
            <w:szCs w:val="22"/>
          </w:rPr>
          <w:delText xml:space="preserve">dependent probabilistic fracture of the connections explains cluster size distributions across a set of conditions. </w:delText>
        </w:r>
        <w:r w:rsidR="002E0658" w:rsidRPr="00E2395C" w:rsidDel="008E73E5">
          <w:rPr>
            <w:rFonts w:ascii="Arial" w:hAnsi="Arial" w:cs="Arial"/>
            <w:sz w:val="22"/>
            <w:szCs w:val="22"/>
          </w:rPr>
          <w:delText>To elucidate how differentiating clusters maintain a proportion of two cell types in an obligate division of labor during growth and division, we used a Cre-lox inducible differentiation system</w:delText>
        </w:r>
      </w:del>
      <w:customXmlDelRangeStart w:id="421" w:author="Piyush Nanda" w:date="2023-01-08T17:09:00Z"/>
      <w:sdt>
        <w:sdtPr>
          <w:rPr>
            <w:rFonts w:ascii="Arial" w:hAnsi="Arial" w:cs="Arial"/>
            <w:color w:val="000000"/>
            <w:sz w:val="22"/>
            <w:szCs w:val="22"/>
            <w:vertAlign w:val="superscript"/>
          </w:rPr>
          <w:tag w:val="MENDELEY_CITATION_v3_eyJjaXRhdGlvbklEIjoiTUVOREVMRVlfQ0lUQVRJT05fYzA4OGU2ODQtMjIyZC00ODhkLTgyYjItNGIwMGJiODFmMDBh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1361354763"/>
          <w:placeholder>
            <w:docPart w:val="DefaultPlaceholder_-1854013440"/>
          </w:placeholder>
        </w:sdtPr>
        <w:sdtContent>
          <w:customXmlDelRangeEnd w:id="421"/>
          <w:ins w:id="422" w:author="Piyush Nanda" w:date="2023-01-26T11:36:00Z">
            <w:r w:rsidR="00C548E9" w:rsidRPr="00C548E9">
              <w:rPr>
                <w:rFonts w:ascii="Arial" w:hAnsi="Arial" w:cs="Arial"/>
                <w:color w:val="000000"/>
                <w:sz w:val="22"/>
                <w:szCs w:val="22"/>
                <w:vertAlign w:val="superscript"/>
              </w:rPr>
              <w:t>8</w:t>
            </w:r>
          </w:ins>
          <w:del w:id="423" w:author="Piyush Nanda" w:date="2023-01-08T17:09:00Z">
            <w:r w:rsidR="005A4C03" w:rsidRPr="00C548E9" w:rsidDel="008E73E5">
              <w:rPr>
                <w:rFonts w:ascii="Arial" w:hAnsi="Arial" w:cs="Arial"/>
                <w:color w:val="000000"/>
                <w:sz w:val="22"/>
                <w:szCs w:val="22"/>
                <w:vertAlign w:val="superscript"/>
              </w:rPr>
              <w:delText>5</w:delText>
            </w:r>
          </w:del>
          <w:customXmlDelRangeStart w:id="424" w:author="Piyush Nanda" w:date="2023-01-08T17:09:00Z"/>
        </w:sdtContent>
      </w:sdt>
      <w:customXmlDelRangeEnd w:id="424"/>
      <w:del w:id="425" w:author="Piyush Nanda" w:date="2023-01-08T17:09:00Z">
        <w:r w:rsidR="003362E9" w:rsidRPr="00E2395C" w:rsidDel="008E73E5">
          <w:rPr>
            <w:rFonts w:ascii="Arial" w:hAnsi="Arial" w:cs="Arial"/>
            <w:sz w:val="22"/>
            <w:szCs w:val="22"/>
          </w:rPr>
          <w:delText xml:space="preserve"> where we could manipulate the kissing number and growth difference between two cell states. We use the model to ask what parameters minimize the formation of clusters with irregular cell-type ratios. </w:delText>
        </w:r>
        <w:r w:rsidR="002E0658" w:rsidRPr="00E2395C" w:rsidDel="008E73E5">
          <w:rPr>
            <w:rFonts w:ascii="Arial" w:hAnsi="Arial" w:cs="Arial"/>
            <w:sz w:val="22"/>
            <w:szCs w:val="22"/>
          </w:rPr>
          <w:delText>We manipulate the differentiating clusters to incorporate the predicted parameters and show that model predictions are accurate</w:delText>
        </w:r>
      </w:del>
      <w:del w:id="426" w:author="Piyush Nanda" w:date="2023-01-07T23:15:00Z">
        <w:r w:rsidR="002E0658" w:rsidRPr="00E2395C" w:rsidDel="00A1441B">
          <w:rPr>
            <w:rFonts w:ascii="Arial" w:hAnsi="Arial" w:cs="Arial"/>
            <w:sz w:val="22"/>
            <w:szCs w:val="22"/>
          </w:rPr>
          <w:delText>.</w:delText>
        </w:r>
        <w:r w:rsidR="002E0658" w:rsidRPr="002E0658" w:rsidDel="00A1441B">
          <w:rPr>
            <w:rFonts w:ascii="Arial" w:hAnsi="Arial" w:cs="Arial"/>
            <w:sz w:val="22"/>
            <w:szCs w:val="22"/>
          </w:rPr>
          <w:delText xml:space="preserve">  </w:delText>
        </w:r>
      </w:del>
      <w:ins w:id="427" w:author="Piyush Nanda" w:date="2023-01-01T12:44:00Z">
        <w:r w:rsidR="00081A12" w:rsidRPr="002E0658">
          <w:rPr>
            <w:rFonts w:ascii="Arial" w:hAnsi="Arial" w:cs="Arial"/>
            <w:sz w:val="22"/>
            <w:szCs w:val="22"/>
          </w:rPr>
          <w:t>For example, controlling the expression of BUD4</w:t>
        </w:r>
      </w:ins>
      <w:customXmlInsRangeStart w:id="428" w:author="Piyush Nanda" w:date="2023-01-26T10:05:00Z"/>
      <w:sdt>
        <w:sdtPr>
          <w:rPr>
            <w:rFonts w:ascii="Arial" w:hAnsi="Arial" w:cs="Arial"/>
            <w:color w:val="000000"/>
            <w:sz w:val="22"/>
            <w:szCs w:val="22"/>
            <w:vertAlign w:val="superscript"/>
            <w:rPrChange w:id="429" w:author="Piyush Nanda" w:date="2023-01-26T11:36:00Z">
              <w:rPr>
                <w:rFonts w:ascii="Arial" w:hAnsi="Arial" w:cs="Arial"/>
                <w:sz w:val="22"/>
                <w:szCs w:val="22"/>
              </w:rPr>
            </w:rPrChange>
          </w:rPr>
          <w:tag w:val="MENDELEY_CITATION_v3_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"/>
          <w:id w:val="324174056"/>
          <w:placeholder>
            <w:docPart w:val="DefaultPlaceholder_-1854013440"/>
          </w:placeholder>
        </w:sdtPr>
        <w:sdtContent>
          <w:customXmlInsRangeEnd w:id="428"/>
          <w:ins w:id="430" w:author="Piyush Nanda" w:date="2023-01-26T11:36:00Z">
            <w:r w:rsidR="00C548E9" w:rsidRPr="00C548E9">
              <w:rPr>
                <w:rFonts w:ascii="Arial" w:hAnsi="Arial" w:cs="Arial"/>
                <w:color w:val="000000"/>
                <w:sz w:val="22"/>
                <w:szCs w:val="22"/>
                <w:vertAlign w:val="superscript"/>
              </w:rPr>
              <w:t>12</w:t>
            </w:r>
          </w:ins>
          <w:customXmlInsRangeStart w:id="431" w:author="Piyush Nanda" w:date="2023-01-26T10:05:00Z"/>
        </w:sdtContent>
      </w:sdt>
      <w:customXmlInsRangeEnd w:id="431"/>
      <w:ins w:id="432" w:author="Piyush Nanda" w:date="2023-01-01T12:44:00Z">
        <w:r w:rsidR="00081A12" w:rsidRPr="002E0658">
          <w:rPr>
            <w:rFonts w:ascii="Arial" w:hAnsi="Arial" w:cs="Arial"/>
            <w:sz w:val="22"/>
            <w:szCs w:val="22"/>
          </w:rPr>
          <w:t xml:space="preserve"> protein</w:t>
        </w:r>
      </w:ins>
      <w:ins w:id="433" w:author="Piyush Nanda" w:date="2023-01-08T17:36:00Z">
        <w:r w:rsidR="00CD2374">
          <w:rPr>
            <w:rFonts w:ascii="Arial" w:hAnsi="Arial" w:cs="Arial"/>
            <w:sz w:val="22"/>
            <w:szCs w:val="22"/>
          </w:rPr>
          <w:t xml:space="preserve"> (</w:t>
        </w:r>
        <w:r w:rsidR="00CD2374" w:rsidRPr="00CD2374">
          <w:rPr>
            <w:rFonts w:ascii="Arial" w:hAnsi="Arial" w:cs="Arial"/>
            <w:b/>
            <w:bCs/>
            <w:sz w:val="22"/>
            <w:szCs w:val="22"/>
            <w:rPrChange w:id="434" w:author="Piyush Nanda" w:date="2023-01-08T17:36:00Z">
              <w:rPr>
                <w:rFonts w:ascii="Arial" w:hAnsi="Arial" w:cs="Arial"/>
                <w:sz w:val="22"/>
                <w:szCs w:val="22"/>
              </w:rPr>
            </w:rPrChange>
          </w:rPr>
          <w:t>Figure 1C</w:t>
        </w:r>
        <w:r w:rsidR="00CD2374">
          <w:rPr>
            <w:rFonts w:ascii="Arial" w:hAnsi="Arial" w:cs="Arial"/>
            <w:sz w:val="22"/>
            <w:szCs w:val="22"/>
          </w:rPr>
          <w:t>)</w:t>
        </w:r>
      </w:ins>
      <w:ins w:id="435" w:author="Piyush Nanda" w:date="2023-01-01T12:44:00Z">
        <w:r w:rsidR="00081A12" w:rsidRPr="002E0658">
          <w:rPr>
            <w:rFonts w:ascii="Arial" w:hAnsi="Arial" w:cs="Arial"/>
            <w:sz w:val="22"/>
            <w:szCs w:val="22"/>
          </w:rPr>
          <w:t xml:space="preserve"> </w:t>
        </w:r>
      </w:ins>
      <w:ins w:id="436" w:author="Piyush Nanda" w:date="2023-01-08T17:13:00Z">
        <w:r w:rsidR="008E73E5">
          <w:rPr>
            <w:rFonts w:ascii="Arial" w:hAnsi="Arial" w:cs="Arial"/>
            <w:sz w:val="22"/>
            <w:szCs w:val="22"/>
          </w:rPr>
          <w:t>in a strain deleted for ACE2</w:t>
        </w:r>
      </w:ins>
      <w:ins w:id="437" w:author="Piyush Nanda" w:date="2023-01-08T17:14:00Z">
        <w:r w:rsidR="008E73E5">
          <w:rPr>
            <w:rFonts w:ascii="Arial" w:hAnsi="Arial" w:cs="Arial"/>
            <w:sz w:val="22"/>
            <w:szCs w:val="22"/>
          </w:rPr>
          <w:t xml:space="preserve"> </w:t>
        </w:r>
      </w:ins>
      <w:ins w:id="438" w:author="Piyush Nanda" w:date="2023-01-01T12:44:00Z">
        <w:r w:rsidR="00081A12" w:rsidRPr="002E0658">
          <w:rPr>
            <w:rFonts w:ascii="Arial" w:hAnsi="Arial" w:cs="Arial"/>
            <w:sz w:val="22"/>
            <w:szCs w:val="22"/>
          </w:rPr>
          <w:t xml:space="preserve">switches the budding pattern from axial (ON) to bi-polar (OFF). </w:t>
        </w:r>
      </w:ins>
      <w:ins w:id="439" w:author="Piyush Nanda" w:date="2023-01-08T17:15:00Z">
        <w:r w:rsidR="00030677">
          <w:rPr>
            <w:rFonts w:ascii="Arial" w:hAnsi="Arial" w:cs="Arial"/>
            <w:sz w:val="22"/>
            <w:szCs w:val="22"/>
          </w:rPr>
          <w:t>This allows for switching the kissing number limit between a lower and upper bound</w:t>
        </w:r>
      </w:ins>
      <w:ins w:id="440" w:author="Piyush Nanda" w:date="2023-01-01T12:44:00Z">
        <w:r w:rsidR="00081A12" w:rsidRPr="002E0658">
          <w:rPr>
            <w:rFonts w:ascii="Arial" w:hAnsi="Arial" w:cs="Arial"/>
            <w:sz w:val="22"/>
            <w:szCs w:val="22"/>
          </w:rPr>
          <w:t>.</w:t>
        </w:r>
        <w:r w:rsidR="00081A12">
          <w:rPr>
            <w:rFonts w:ascii="Arial" w:hAnsi="Arial" w:cs="Arial"/>
            <w:sz w:val="22"/>
            <w:szCs w:val="22"/>
          </w:rPr>
          <w:t xml:space="preserve"> </w:t>
        </w:r>
      </w:ins>
      <w:ins w:id="441" w:author="Piyush Nanda" w:date="2023-01-08T17:16:00Z">
        <w:r w:rsidR="00030677">
          <w:rPr>
            <w:rFonts w:ascii="Arial" w:hAnsi="Arial" w:cs="Arial"/>
            <w:sz w:val="22"/>
            <w:szCs w:val="22"/>
          </w:rPr>
          <w:t>We avoid controlling expression of genes involved in cell-shape regulation as a m</w:t>
        </w:r>
      </w:ins>
      <w:ins w:id="442" w:author="Piyush Nanda" w:date="2023-01-08T17:17:00Z">
        <w:r w:rsidR="00030677">
          <w:rPr>
            <w:rFonts w:ascii="Arial" w:hAnsi="Arial" w:cs="Arial"/>
            <w:sz w:val="22"/>
            <w:szCs w:val="22"/>
          </w:rPr>
          <w:t xml:space="preserve">eans of altering kissing number due to non-linear relation between protein levels and kissing number </w:t>
        </w:r>
      </w:ins>
      <w:ins w:id="443" w:author="Piyush Nanda" w:date="2023-01-26T09:19:00Z">
        <w:r w:rsidR="000D7CFB">
          <w:rPr>
            <w:rFonts w:ascii="Arial" w:hAnsi="Arial" w:cs="Arial"/>
            <w:sz w:val="22"/>
            <w:szCs w:val="22"/>
          </w:rPr>
          <w:t>(Figure S2)</w:t>
        </w:r>
      </w:ins>
      <w:ins w:id="444" w:author="Piyush Nanda" w:date="2023-01-08T17:17:00Z">
        <w:r w:rsidR="00030677">
          <w:rPr>
            <w:rFonts w:ascii="Arial" w:hAnsi="Arial" w:cs="Arial"/>
            <w:sz w:val="22"/>
            <w:szCs w:val="22"/>
          </w:rPr>
          <w:t xml:space="preserve">. </w:t>
        </w:r>
      </w:ins>
      <w:ins w:id="445" w:author="Piyush Nanda" w:date="2023-01-01T12:44:00Z">
        <w:r w:rsidR="00081A12" w:rsidRPr="002E0658">
          <w:rPr>
            <w:rFonts w:ascii="Arial" w:hAnsi="Arial" w:cs="Arial"/>
            <w:sz w:val="22"/>
            <w:szCs w:val="22"/>
          </w:rPr>
          <w:t>Similarly, tuning the expression of chitinase</w:t>
        </w:r>
      </w:ins>
      <w:ins w:id="446" w:author="Piyush Nanda" w:date="2023-01-08T17:15:00Z">
        <w:r w:rsidR="00030677">
          <w:rPr>
            <w:rFonts w:ascii="Arial" w:hAnsi="Arial" w:cs="Arial"/>
            <w:sz w:val="22"/>
            <w:szCs w:val="22"/>
          </w:rPr>
          <w:t xml:space="preserve"> </w:t>
        </w:r>
      </w:ins>
      <w:ins w:id="447" w:author="Piyush Nanda" w:date="2023-01-01T12:44:00Z">
        <w:r w:rsidR="00081A12">
          <w:rPr>
            <w:rFonts w:ascii="Arial" w:hAnsi="Arial" w:cs="Arial"/>
            <w:sz w:val="22"/>
            <w:szCs w:val="22"/>
          </w:rPr>
          <w:t>CTS</w:t>
        </w:r>
      </w:ins>
      <w:ins w:id="448" w:author="Piyush Nanda" w:date="2023-01-08T17:15:00Z">
        <w:r w:rsidR="00030677">
          <w:rPr>
            <w:rFonts w:ascii="Arial" w:hAnsi="Arial" w:cs="Arial"/>
            <w:sz w:val="22"/>
            <w:szCs w:val="22"/>
          </w:rPr>
          <w:t>1,</w:t>
        </w:r>
      </w:ins>
      <w:ins w:id="449" w:author="Piyush Nanda" w:date="2023-01-01T12:44:00Z">
        <w:r w:rsidR="00081A12">
          <w:rPr>
            <w:rFonts w:ascii="Arial" w:hAnsi="Arial" w:cs="Arial"/>
            <w:sz w:val="22"/>
            <w:szCs w:val="22"/>
          </w:rPr>
          <w:t xml:space="preserve"> </w:t>
        </w:r>
        <w:r w:rsidR="00081A12" w:rsidRPr="002E0658">
          <w:rPr>
            <w:rFonts w:ascii="Arial" w:hAnsi="Arial" w:cs="Arial"/>
            <w:sz w:val="22"/>
            <w:szCs w:val="22"/>
          </w:rPr>
          <w:t xml:space="preserve">changes the hydrolysis rate of chitin and </w:t>
        </w:r>
      </w:ins>
      <w:ins w:id="450" w:author="Piyush Nanda" w:date="2023-01-08T17:16:00Z">
        <w:r w:rsidR="00030677">
          <w:rPr>
            <w:rFonts w:ascii="Arial" w:hAnsi="Arial" w:cs="Arial"/>
            <w:sz w:val="22"/>
            <w:szCs w:val="22"/>
          </w:rPr>
          <w:t>allows to alter</w:t>
        </w:r>
      </w:ins>
      <w:ins w:id="451" w:author="Piyush Nanda" w:date="2023-01-08T17:18:00Z">
        <w:r w:rsidR="00030677">
          <w:rPr>
            <w:rFonts w:ascii="Arial" w:hAnsi="Arial" w:cs="Arial"/>
            <w:sz w:val="22"/>
            <w:szCs w:val="22"/>
          </w:rPr>
          <w:t xml:space="preserve"> the link breaking rate (</w:t>
        </w:r>
        <w:r w:rsidR="00030677" w:rsidRPr="00776557">
          <w:rPr>
            <w:rFonts w:ascii="Arial" w:hAnsi="Arial" w:cs="Arial"/>
            <w:sz w:val="22"/>
            <w:szCs w:val="22"/>
          </w:rPr>
          <w:t>δ</w:t>
        </w:r>
        <w:r w:rsidR="00030677">
          <w:rPr>
            <w:rFonts w:ascii="Arial" w:hAnsi="Arial" w:cs="Arial"/>
            <w:sz w:val="22"/>
            <w:szCs w:val="22"/>
          </w:rPr>
          <w:t>)</w:t>
        </w:r>
      </w:ins>
      <w:ins w:id="452" w:author="Piyush Nanda" w:date="2023-01-01T12:44:00Z">
        <w:r w:rsidR="00081A12" w:rsidRPr="002E0658">
          <w:rPr>
            <w:rFonts w:ascii="Arial" w:hAnsi="Arial" w:cs="Arial"/>
            <w:sz w:val="22"/>
            <w:szCs w:val="22"/>
          </w:rPr>
          <w:t xml:space="preserve">. To gain control of the </w:t>
        </w:r>
      </w:ins>
      <w:ins w:id="453" w:author="Piyush Nanda" w:date="2023-01-08T17:18:00Z">
        <w:r w:rsidR="00030677">
          <w:rPr>
            <w:rFonts w:ascii="Arial" w:hAnsi="Arial" w:cs="Arial"/>
            <w:sz w:val="22"/>
            <w:szCs w:val="22"/>
          </w:rPr>
          <w:t>cell division rate</w:t>
        </w:r>
      </w:ins>
      <w:ins w:id="454" w:author="Piyush Nanda" w:date="2023-01-01T12:44:00Z">
        <w:r w:rsidR="00081A12" w:rsidRPr="002E0658">
          <w:rPr>
            <w:rFonts w:ascii="Arial" w:hAnsi="Arial" w:cs="Arial"/>
            <w:sz w:val="22"/>
            <w:szCs w:val="22"/>
          </w:rPr>
          <w:t xml:space="preserve"> of cells in the cluster (</w:t>
        </w:r>
      </w:ins>
      <m:oMath>
        <m:r>
          <w:ins w:id="455" w:author="Piyush Nanda" w:date="2023-01-08T17:19:00Z">
            <w:rPr>
              <w:rFonts w:ascii="Cambria Math" w:hAnsi="Cambria Math" w:cs="Arial"/>
              <w:sz w:val="22"/>
              <w:szCs w:val="22"/>
            </w:rPr>
            <m:t>λ</m:t>
          </w:ins>
        </m:r>
      </m:oMath>
      <w:ins w:id="456" w:author="Piyush Nanda" w:date="2023-01-01T12:44:00Z">
        <w:r w:rsidR="00081A12" w:rsidRPr="002E0658">
          <w:rPr>
            <w:rFonts w:ascii="Arial" w:hAnsi="Arial" w:cs="Arial"/>
            <w:sz w:val="22"/>
            <w:szCs w:val="22"/>
          </w:rPr>
          <w:t>), we alter the concentration of the carbon source in a carbon-limited minimal media</w:t>
        </w:r>
      </w:ins>
      <w:customXmlInsRangeStart w:id="457" w:author="Piyush Nanda" w:date="2023-01-26T10:10:00Z"/>
      <w:sdt>
        <w:sdtPr>
          <w:rPr>
            <w:rFonts w:ascii="Arial" w:hAnsi="Arial" w:cs="Arial"/>
            <w:color w:val="000000"/>
            <w:sz w:val="22"/>
            <w:szCs w:val="22"/>
            <w:vertAlign w:val="superscript"/>
            <w:rPrChange w:id="458" w:author="Piyush Nanda" w:date="2023-01-26T11:36:00Z">
              <w:rPr>
                <w:rFonts w:ascii="Arial" w:hAnsi="Arial" w:cs="Arial"/>
                <w:sz w:val="22"/>
                <w:szCs w:val="22"/>
              </w:rPr>
            </w:rPrChange>
          </w:rPr>
          <w:tag w:val="MENDELEY_CITATION_v3_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"/>
          <w:id w:val="-291376615"/>
          <w:placeholder>
            <w:docPart w:val="DefaultPlaceholder_-1854013440"/>
          </w:placeholder>
        </w:sdtPr>
        <w:sdtContent>
          <w:customXmlInsRangeEnd w:id="457"/>
          <w:ins w:id="459" w:author="Piyush Nanda" w:date="2023-01-26T11:36:00Z">
            <w:r w:rsidR="00C548E9" w:rsidRPr="00C548E9">
              <w:rPr>
                <w:rFonts w:ascii="Arial" w:hAnsi="Arial" w:cs="Arial"/>
                <w:color w:val="000000"/>
                <w:sz w:val="22"/>
                <w:szCs w:val="22"/>
                <w:vertAlign w:val="superscript"/>
              </w:rPr>
              <w:t>13</w:t>
            </w:r>
          </w:ins>
          <w:customXmlInsRangeStart w:id="460" w:author="Piyush Nanda" w:date="2023-01-26T10:10:00Z"/>
        </w:sdtContent>
      </w:sdt>
      <w:customXmlInsRangeEnd w:id="460"/>
      <w:ins w:id="461" w:author="Piyush Nanda" w:date="2023-01-01T12:44:00Z">
        <w:r w:rsidR="00081A12" w:rsidRPr="002E0658">
          <w:rPr>
            <w:rFonts w:ascii="Arial" w:hAnsi="Arial" w:cs="Arial"/>
            <w:sz w:val="22"/>
            <w:szCs w:val="22"/>
          </w:rPr>
          <w:t xml:space="preserve">. </w:t>
        </w:r>
      </w:ins>
      <w:ins w:id="462" w:author="Piyush Nanda" w:date="2023-01-08T17:37:00Z">
        <w:r w:rsidR="00CD2374">
          <w:rPr>
            <w:rFonts w:ascii="Arial" w:hAnsi="Arial" w:cs="Arial"/>
            <w:sz w:val="22"/>
            <w:szCs w:val="22"/>
          </w:rPr>
          <w:t>Fina</w:t>
        </w:r>
      </w:ins>
      <w:ins w:id="463" w:author="Piyush Nanda" w:date="2023-01-08T17:38:00Z">
        <w:r w:rsidR="00CD2374">
          <w:rPr>
            <w:rFonts w:ascii="Arial" w:hAnsi="Arial" w:cs="Arial"/>
            <w:sz w:val="22"/>
            <w:szCs w:val="22"/>
          </w:rPr>
          <w:t>lly, w</w:t>
        </w:r>
      </w:ins>
      <w:ins w:id="464" w:author="Piyush Nanda" w:date="2023-01-08T17:36:00Z">
        <w:r w:rsidR="00CD2374">
          <w:rPr>
            <w:rFonts w:ascii="Arial" w:hAnsi="Arial" w:cs="Arial"/>
            <w:sz w:val="22"/>
            <w:szCs w:val="22"/>
          </w:rPr>
          <w:t xml:space="preserve">e compare the simulated cluster size distribution obtained from </w:t>
        </w:r>
      </w:ins>
      <w:ins w:id="465" w:author="Piyush Nanda" w:date="2023-01-08T17:37:00Z">
        <w:r w:rsidR="00CD2374">
          <w:rPr>
            <w:rFonts w:ascii="Arial" w:hAnsi="Arial" w:cs="Arial"/>
            <w:sz w:val="22"/>
            <w:szCs w:val="22"/>
          </w:rPr>
          <w:t>all the models with experimental distribution</w:t>
        </w:r>
      </w:ins>
      <w:ins w:id="466" w:author="Piyush Nanda" w:date="2023-01-08T17:38:00Z">
        <w:r w:rsidR="00CD2374">
          <w:rPr>
            <w:rFonts w:ascii="Arial" w:hAnsi="Arial" w:cs="Arial"/>
            <w:sz w:val="22"/>
            <w:szCs w:val="22"/>
          </w:rPr>
          <w:t xml:space="preserve"> (</w:t>
        </w:r>
        <w:r w:rsidR="00CD2374" w:rsidRPr="00CD2374">
          <w:rPr>
            <w:rFonts w:ascii="Arial" w:hAnsi="Arial" w:cs="Arial"/>
            <w:b/>
            <w:bCs/>
            <w:sz w:val="22"/>
            <w:szCs w:val="22"/>
            <w:rPrChange w:id="467" w:author="Piyush Nanda" w:date="2023-01-08T17:38:00Z">
              <w:rPr>
                <w:rFonts w:ascii="Arial" w:hAnsi="Arial" w:cs="Arial"/>
                <w:sz w:val="22"/>
                <w:szCs w:val="22"/>
              </w:rPr>
            </w:rPrChange>
          </w:rPr>
          <w:t>Figure 1D</w:t>
        </w:r>
        <w:r w:rsidR="00CD2374">
          <w:rPr>
            <w:rFonts w:ascii="Arial" w:hAnsi="Arial" w:cs="Arial"/>
            <w:sz w:val="22"/>
            <w:szCs w:val="22"/>
          </w:rPr>
          <w:t>)</w:t>
        </w:r>
      </w:ins>
      <w:ins w:id="468" w:author="Piyush Nanda" w:date="2023-01-08T20:09:00Z">
        <w:r w:rsidR="00FF16C2">
          <w:rPr>
            <w:rFonts w:ascii="Arial" w:hAnsi="Arial" w:cs="Arial"/>
            <w:sz w:val="22"/>
            <w:szCs w:val="22"/>
          </w:rPr>
          <w:t xml:space="preserve"> to assess the performance of the models. </w:t>
        </w:r>
      </w:ins>
    </w:p>
    <w:p w14:paraId="0A3058F6" w14:textId="7BD18278" w:rsidR="00030677" w:rsidRDefault="00030677" w:rsidP="00F064E4">
      <w:pPr>
        <w:jc w:val="both"/>
        <w:rPr>
          <w:ins w:id="469" w:author="Piyush Nanda" w:date="2023-01-08T17:21:00Z"/>
          <w:rFonts w:ascii="Arial" w:hAnsi="Arial" w:cs="Arial"/>
          <w:sz w:val="22"/>
          <w:szCs w:val="22"/>
        </w:rPr>
      </w:pPr>
    </w:p>
    <w:p w14:paraId="2F874322" w14:textId="4F061589" w:rsidR="00030677" w:rsidDel="00CD2374" w:rsidRDefault="00030677" w:rsidP="00F064E4">
      <w:pPr>
        <w:jc w:val="both"/>
        <w:rPr>
          <w:del w:id="470" w:author="Piyush Nanda" w:date="2023-01-08T17:35:00Z"/>
          <w:rFonts w:ascii="Arial" w:hAnsi="Arial" w:cs="Arial"/>
          <w:sz w:val="22"/>
          <w:szCs w:val="22"/>
        </w:rPr>
        <w:pPrChange w:id="471" w:author="Piyush Nanda" w:date="2023-01-25T14:26:00Z">
          <w:pPr>
            <w:jc w:val="both"/>
          </w:pPr>
        </w:pPrChange>
      </w:pPr>
      <w:ins w:id="472" w:author="Piyush Nanda" w:date="2023-01-08T17:21:00Z">
        <w:r>
          <w:rPr>
            <w:rFonts w:ascii="Arial" w:hAnsi="Arial" w:cs="Arial"/>
            <w:sz w:val="22"/>
            <w:szCs w:val="22"/>
          </w:rPr>
          <w:t>We find that a steric-limited and age dependent fracture model (SA) captures the experimentally observed distributi</w:t>
        </w:r>
      </w:ins>
      <w:ins w:id="473" w:author="Piyush Nanda" w:date="2023-01-08T17:22:00Z">
        <w:r>
          <w:rPr>
            <w:rFonts w:ascii="Arial" w:hAnsi="Arial" w:cs="Arial"/>
            <w:sz w:val="22"/>
            <w:szCs w:val="22"/>
          </w:rPr>
          <w:t>on. We find that the clusters size distribution follows an Erla</w:t>
        </w:r>
      </w:ins>
      <w:ins w:id="474" w:author="Piyush Nanda" w:date="2023-01-08T17:23:00Z">
        <w:r>
          <w:rPr>
            <w:rFonts w:ascii="Arial" w:hAnsi="Arial" w:cs="Arial"/>
            <w:sz w:val="22"/>
            <w:szCs w:val="22"/>
          </w:rPr>
          <w:t xml:space="preserve">ng’s distribution parameterized by all the three parameters in the model. Furthermore, we </w:t>
        </w:r>
      </w:ins>
      <w:ins w:id="475" w:author="Piyush Nanda" w:date="2023-01-08T17:24:00Z">
        <w:r w:rsidR="00330497">
          <w:rPr>
            <w:rFonts w:ascii="Arial" w:hAnsi="Arial" w:cs="Arial"/>
            <w:sz w:val="22"/>
            <w:szCs w:val="22"/>
          </w:rPr>
          <w:t>find</w:t>
        </w:r>
      </w:ins>
      <w:ins w:id="476" w:author="Piyush Nanda" w:date="2023-01-08T17:23:00Z">
        <w:r>
          <w:rPr>
            <w:rFonts w:ascii="Arial" w:hAnsi="Arial" w:cs="Arial"/>
            <w:sz w:val="22"/>
            <w:szCs w:val="22"/>
          </w:rPr>
          <w:t xml:space="preserve"> that </w:t>
        </w:r>
      </w:ins>
      <w:ins w:id="477" w:author="Piyush Nanda" w:date="2023-01-08T17:25:00Z">
        <w:r w:rsidR="00330497">
          <w:rPr>
            <w:rFonts w:ascii="Arial" w:hAnsi="Arial" w:cs="Arial"/>
            <w:sz w:val="22"/>
            <w:szCs w:val="22"/>
          </w:rPr>
          <w:t>cluster size distribution follows a rheostat-like model where cell division rate sets a fundamental thre</w:t>
        </w:r>
      </w:ins>
      <w:ins w:id="478" w:author="Piyush Nanda" w:date="2023-01-08T17:26:00Z">
        <w:r w:rsidR="00330497">
          <w:rPr>
            <w:rFonts w:ascii="Arial" w:hAnsi="Arial" w:cs="Arial"/>
            <w:sz w:val="22"/>
            <w:szCs w:val="22"/>
          </w:rPr>
          <w:t>shold for link breaking rate such that their relative values determine the mean size of clusters. In this model, the kissing number independently controls t</w:t>
        </w:r>
      </w:ins>
      <w:ins w:id="479" w:author="Piyush Nanda" w:date="2023-01-08T17:27:00Z">
        <w:r w:rsidR="00330497">
          <w:rPr>
            <w:rFonts w:ascii="Arial" w:hAnsi="Arial" w:cs="Arial"/>
            <w:sz w:val="22"/>
            <w:szCs w:val="22"/>
          </w:rPr>
          <w:t xml:space="preserve">he upper limit on cluster size. </w:t>
        </w:r>
      </w:ins>
      <w:ins w:id="480" w:author="Piyush Nanda" w:date="2023-01-08T17:29:00Z">
        <w:r w:rsidR="00330497">
          <w:rPr>
            <w:rFonts w:ascii="Arial" w:hAnsi="Arial" w:cs="Arial"/>
            <w:sz w:val="22"/>
            <w:szCs w:val="22"/>
          </w:rPr>
          <w:t>We apply the modelling framework to understand how in a differentiating cluster</w:t>
        </w:r>
      </w:ins>
      <w:ins w:id="481" w:author="Piyush Nanda" w:date="2023-01-08T17:31:00Z">
        <w:r w:rsidR="00330497">
          <w:rPr>
            <w:rFonts w:ascii="Arial" w:hAnsi="Arial" w:cs="Arial"/>
            <w:sz w:val="22"/>
            <w:szCs w:val="22"/>
          </w:rPr>
          <w:t>, with two cell-types,</w:t>
        </w:r>
      </w:ins>
      <w:ins w:id="482" w:author="Piyush Nanda" w:date="2023-01-08T17:29:00Z">
        <w:r w:rsidR="00330497">
          <w:rPr>
            <w:rFonts w:ascii="Arial" w:hAnsi="Arial" w:cs="Arial"/>
            <w:sz w:val="22"/>
            <w:szCs w:val="22"/>
          </w:rPr>
          <w:t xml:space="preserve"> maintains c</w:t>
        </w:r>
      </w:ins>
      <w:ins w:id="483" w:author="Piyush Nanda" w:date="2023-01-08T17:30:00Z">
        <w:r w:rsidR="00330497">
          <w:rPr>
            <w:rFonts w:ascii="Arial" w:hAnsi="Arial" w:cs="Arial"/>
            <w:sz w:val="22"/>
            <w:szCs w:val="22"/>
          </w:rPr>
          <w:t>ompositional homeostasis and whether the composition can be experimentally tunable. We</w:t>
        </w:r>
      </w:ins>
      <w:ins w:id="484" w:author="Piyush Nanda" w:date="2023-01-08T17:31:00Z">
        <w:r w:rsidR="00330497">
          <w:rPr>
            <w:rFonts w:ascii="Arial" w:hAnsi="Arial" w:cs="Arial"/>
            <w:sz w:val="22"/>
            <w:szCs w:val="22"/>
          </w:rPr>
          <w:t xml:space="preserve"> find that by adjust the switching rate between two cell-types and their relative growth, </w:t>
        </w:r>
      </w:ins>
      <w:ins w:id="485" w:author="Piyush Nanda" w:date="2023-01-08T17:32:00Z">
        <w:r w:rsidR="00330497">
          <w:rPr>
            <w:rFonts w:ascii="Arial" w:hAnsi="Arial" w:cs="Arial"/>
            <w:sz w:val="22"/>
            <w:szCs w:val="22"/>
          </w:rPr>
          <w:t>the composition of the clusters can be controlled. Moreover, the homogeneity or the precision in the composition across different</w:t>
        </w:r>
      </w:ins>
      <w:ins w:id="486" w:author="Piyush Nanda" w:date="2023-01-08T17:33:00Z">
        <w:r w:rsidR="00330497">
          <w:rPr>
            <w:rFonts w:ascii="Arial" w:hAnsi="Arial" w:cs="Arial"/>
            <w:sz w:val="22"/>
            <w:szCs w:val="22"/>
          </w:rPr>
          <w:t xml:space="preserve"> clusters in a population is increased on increasing the kissing number. Overall, we find</w:t>
        </w:r>
      </w:ins>
      <w:ins w:id="487" w:author="Piyush Nanda" w:date="2023-01-08T17:34:00Z">
        <w:r w:rsidR="00330497">
          <w:rPr>
            <w:rFonts w:ascii="Arial" w:hAnsi="Arial" w:cs="Arial"/>
            <w:sz w:val="22"/>
            <w:szCs w:val="22"/>
          </w:rPr>
          <w:t xml:space="preserve"> a </w:t>
        </w:r>
        <w:r w:rsidR="00CD2374">
          <w:rPr>
            <w:rFonts w:ascii="Arial" w:hAnsi="Arial" w:cs="Arial"/>
            <w:sz w:val="22"/>
            <w:szCs w:val="22"/>
          </w:rPr>
          <w:t xml:space="preserve">growth model for multicellular </w:t>
        </w:r>
        <w:r w:rsidR="00CD2374">
          <w:rPr>
            <w:rFonts w:ascii="Arial" w:hAnsi="Arial" w:cs="Arial"/>
            <w:sz w:val="22"/>
            <w:szCs w:val="22"/>
          </w:rPr>
          <w:lastRenderedPageBreak/>
          <w:t>clusters which would help us in understanding the evolvability of multicellular phenotypes such as size and composition</w:t>
        </w:r>
      </w:ins>
      <w:ins w:id="488" w:author="Piyush Nanda" w:date="2023-01-08T20:10:00Z">
        <w:r w:rsidR="00FF16C2">
          <w:rPr>
            <w:rFonts w:ascii="Arial" w:hAnsi="Arial" w:cs="Arial"/>
            <w:sz w:val="22"/>
            <w:szCs w:val="22"/>
          </w:rPr>
          <w:t xml:space="preserve"> and enabling rational engineering of multicellular clusters for synthetic biology applications. </w:t>
        </w:r>
      </w:ins>
    </w:p>
    <w:p w14:paraId="1D5C6FE2" w14:textId="77777777" w:rsidR="00CD2374" w:rsidRDefault="00CD2374" w:rsidP="00F064E4">
      <w:pPr>
        <w:jc w:val="both"/>
        <w:rPr>
          <w:ins w:id="489" w:author="Piyush Nanda" w:date="2023-01-08T17:35:00Z"/>
          <w:rFonts w:ascii="Arial" w:hAnsi="Arial" w:cs="Arial"/>
          <w:sz w:val="22"/>
          <w:szCs w:val="22"/>
        </w:rPr>
      </w:pPr>
    </w:p>
    <w:p w14:paraId="67A480EC" w14:textId="22113DD5" w:rsidR="00720440" w:rsidRPr="00200D64" w:rsidRDefault="00200D64" w:rsidP="00F064E4">
      <w:pPr>
        <w:jc w:val="both"/>
        <w:rPr>
          <w:rFonts w:ascii="Arial" w:hAnsi="Arial" w:cs="Arial"/>
          <w:sz w:val="22"/>
          <w:szCs w:val="22"/>
        </w:rPr>
      </w:pPr>
      <w:del w:id="490" w:author="Piyush Nanda" w:date="2023-01-08T17:35:00Z">
        <w:r w:rsidDel="00CD2374">
          <w:rPr>
            <w:rFonts w:ascii="Arial" w:hAnsi="Arial" w:cs="Arial"/>
            <w:sz w:val="22"/>
            <w:szCs w:val="22"/>
          </w:rPr>
          <w:delText xml:space="preserve">   </w:delText>
        </w:r>
      </w:del>
    </w:p>
    <w:p w14:paraId="5348D63E" w14:textId="77777777" w:rsidR="00622E48" w:rsidRDefault="00622E48" w:rsidP="00F064E4">
      <w:pPr>
        <w:jc w:val="both"/>
        <w:rPr>
          <w:rFonts w:ascii="Arial" w:hAnsi="Arial" w:cs="Arial"/>
          <w:b/>
          <w:bCs/>
          <w:sz w:val="22"/>
          <w:szCs w:val="22"/>
        </w:rPr>
      </w:pPr>
    </w:p>
    <w:p w14:paraId="2729C106" w14:textId="75BC48FC" w:rsidR="007C7627" w:rsidRDefault="007C7627" w:rsidP="00F064E4">
      <w:pPr>
        <w:jc w:val="both"/>
        <w:rPr>
          <w:rFonts w:ascii="Arial" w:hAnsi="Arial" w:cs="Arial"/>
          <w:b/>
          <w:bCs/>
          <w:sz w:val="22"/>
          <w:szCs w:val="22"/>
        </w:rPr>
      </w:pPr>
      <w:r w:rsidRPr="00446BB6">
        <w:rPr>
          <w:rFonts w:ascii="Arial" w:hAnsi="Arial" w:cs="Arial"/>
          <w:b/>
          <w:bCs/>
          <w:sz w:val="22"/>
          <w:szCs w:val="22"/>
        </w:rPr>
        <w:t>Results</w:t>
      </w:r>
    </w:p>
    <w:p w14:paraId="306DD064" w14:textId="600F1CA9" w:rsidR="008C6248" w:rsidDel="00CD2374" w:rsidRDefault="008C6248" w:rsidP="00F064E4">
      <w:pPr>
        <w:jc w:val="both"/>
        <w:rPr>
          <w:del w:id="491" w:author="Piyush Nanda" w:date="2023-01-08T17:39:00Z"/>
          <w:rFonts w:ascii="Arial" w:hAnsi="Arial" w:cs="Arial"/>
          <w:b/>
          <w:bCs/>
          <w:sz w:val="22"/>
          <w:szCs w:val="22"/>
        </w:rPr>
        <w:pPrChange w:id="492" w:author="Piyush Nanda" w:date="2023-01-25T14:26:00Z">
          <w:pPr>
            <w:jc w:val="both"/>
          </w:pPr>
        </w:pPrChange>
      </w:pPr>
    </w:p>
    <w:p w14:paraId="39BB988C" w14:textId="0687399A" w:rsidR="005D489E" w:rsidDel="00081A12" w:rsidRDefault="00AB4C97" w:rsidP="00F064E4">
      <w:pPr>
        <w:jc w:val="both"/>
        <w:rPr>
          <w:del w:id="493" w:author="Piyush Nanda" w:date="2023-01-01T12:44:00Z"/>
          <w:rFonts w:ascii="Arial" w:hAnsi="Arial" w:cs="Arial"/>
          <w:b/>
          <w:bCs/>
          <w:sz w:val="22"/>
          <w:szCs w:val="22"/>
        </w:rPr>
        <w:pPrChange w:id="494" w:author="Piyush Nanda" w:date="2023-01-25T14:26:00Z">
          <w:pPr>
            <w:jc w:val="both"/>
          </w:pPr>
        </w:pPrChange>
      </w:pPr>
      <w:commentRangeStart w:id="495"/>
      <w:del w:id="496" w:author="Piyush Nanda" w:date="2023-01-01T12:44:00Z">
        <w:r w:rsidRPr="00446BB6" w:rsidDel="00081A12">
          <w:rPr>
            <w:rFonts w:ascii="Arial" w:hAnsi="Arial" w:cs="Arial"/>
            <w:noProof/>
            <w:sz w:val="22"/>
            <w:szCs w:val="22"/>
          </w:rPr>
          <w:drawing>
            <wp:anchor distT="0" distB="0" distL="114300" distR="114300" simplePos="0" relativeHeight="251658240" behindDoc="0" locked="0" layoutInCell="1" allowOverlap="1" wp14:anchorId="70317B32" wp14:editId="7812FC05">
              <wp:simplePos x="0" y="0"/>
              <wp:positionH relativeFrom="column">
                <wp:posOffset>119380</wp:posOffset>
              </wp:positionH>
              <wp:positionV relativeFrom="paragraph">
                <wp:posOffset>232410</wp:posOffset>
              </wp:positionV>
              <wp:extent cx="6485221" cy="4800600"/>
              <wp:effectExtent l="0" t="0" r="5080" b="0"/>
              <wp:wrapSquare wrapText="bothSides"/>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5221" cy="4800600"/>
                      </a:xfrm>
                      <a:prstGeom prst="rect">
                        <a:avLst/>
                      </a:prstGeom>
                    </pic:spPr>
                  </pic:pic>
                </a:graphicData>
              </a:graphic>
              <wp14:sizeRelH relativeFrom="page">
                <wp14:pctWidth>0</wp14:pctWidth>
              </wp14:sizeRelH>
              <wp14:sizeRelV relativeFrom="page">
                <wp14:pctHeight>0</wp14:pctHeight>
              </wp14:sizeRelV>
            </wp:anchor>
          </w:drawing>
        </w:r>
        <w:r w:rsidR="0052237C" w:rsidDel="00081A12">
          <w:rPr>
            <w:rFonts w:ascii="Arial" w:hAnsi="Arial" w:cs="Arial"/>
            <w:b/>
            <w:bCs/>
            <w:sz w:val="22"/>
            <w:szCs w:val="22"/>
          </w:rPr>
          <w:delText>A</w:delText>
        </w:r>
        <w:commentRangeEnd w:id="495"/>
        <w:r w:rsidR="0065397A" w:rsidDel="00081A12">
          <w:rPr>
            <w:rStyle w:val="CommentReference"/>
          </w:rPr>
          <w:commentReference w:id="495"/>
        </w:r>
        <w:r w:rsidR="0052237C" w:rsidDel="00081A12">
          <w:rPr>
            <w:rFonts w:ascii="Arial" w:hAnsi="Arial" w:cs="Arial"/>
            <w:b/>
            <w:bCs/>
            <w:sz w:val="22"/>
            <w:szCs w:val="22"/>
          </w:rPr>
          <w:delText xml:space="preserve"> dynamic-network strategy to model growth of multicellular cluster</w:delText>
        </w:r>
      </w:del>
    </w:p>
    <w:p w14:paraId="3C7F6555" w14:textId="77C6D033" w:rsidR="002E0658" w:rsidDel="00081A12" w:rsidRDefault="002E0658" w:rsidP="00F064E4">
      <w:pPr>
        <w:jc w:val="both"/>
        <w:rPr>
          <w:del w:id="497" w:author="Piyush Nanda" w:date="2023-01-01T12:44:00Z"/>
          <w:rFonts w:ascii="Arial" w:hAnsi="Arial" w:cs="Arial"/>
          <w:sz w:val="22"/>
          <w:szCs w:val="22"/>
        </w:rPr>
        <w:pPrChange w:id="498" w:author="Piyush Nanda" w:date="2023-01-25T14:26:00Z">
          <w:pPr>
            <w:jc w:val="both"/>
          </w:pPr>
        </w:pPrChange>
      </w:pPr>
      <w:del w:id="499" w:author="Piyush Nanda" w:date="2023-01-01T12:44:00Z">
        <w:r w:rsidRPr="002E0658" w:rsidDel="00081A12">
          <w:rPr>
            <w:rFonts w:ascii="Arial" w:hAnsi="Arial" w:cs="Arial"/>
            <w:sz w:val="22"/>
            <w:szCs w:val="22"/>
          </w:rPr>
          <w:delText>Multicellular clusters proliferate due to cell division and break due to the development of steric forces. This can be phenomenologically modelled as a dynamic network of cells as nodes and their mother-daughter septa as the edges (</w:delText>
        </w:r>
        <w:r w:rsidRPr="002E0658" w:rsidDel="00081A12">
          <w:rPr>
            <w:rFonts w:ascii="Arial" w:hAnsi="Arial" w:cs="Arial"/>
            <w:b/>
            <w:bCs/>
            <w:sz w:val="22"/>
            <w:szCs w:val="22"/>
          </w:rPr>
          <w:delText>Figure 1A</w:delText>
        </w:r>
        <w:r w:rsidRPr="002E0658" w:rsidDel="00081A12">
          <w:rPr>
            <w:rFonts w:ascii="Arial" w:hAnsi="Arial" w:cs="Arial"/>
            <w:sz w:val="22"/>
            <w:szCs w:val="22"/>
          </w:rPr>
          <w:delText>). The cluster proliferates due to cell division, and the growth rate determines the dynamics. A certain number of</w:delText>
        </w:r>
      </w:del>
      <w:ins w:id="500" w:author="Murray, Andrew" w:date="2022-07-11T22:44:00Z">
        <w:del w:id="501" w:author="Piyush Nanda" w:date="2023-01-01T12:44:00Z">
          <w:r w:rsidR="00A94251" w:rsidDel="00081A12">
            <w:rPr>
              <w:rFonts w:ascii="Arial" w:hAnsi="Arial" w:cs="Arial"/>
              <w:sz w:val="22"/>
              <w:szCs w:val="22"/>
            </w:rPr>
            <w:delText>THis</w:delText>
          </w:r>
        </w:del>
      </w:ins>
      <w:del w:id="502" w:author="Piyush Nanda" w:date="2023-01-01T12:44:00Z">
        <w:r w:rsidRPr="002E0658" w:rsidDel="00081A12">
          <w:rPr>
            <w:rFonts w:ascii="Arial" w:hAnsi="Arial" w:cs="Arial"/>
            <w:sz w:val="22"/>
            <w:szCs w:val="22"/>
          </w:rPr>
          <w:delText xml:space="preserve"> daughter cells surrounds each cell before it starts developing steric forces. Therefore, we hypothesized an upper limit to the number of cells that can physically surround a given cell, i.e., Kissing number (k). Once steric forces develop around a given cell in a cluster, one of the mother-daughter connections needs to be broken to relieve forces. We hypothesized that the event of a given edge breaks could be i) Age dependent-older edges have more probability of breaking ii) Random-Each edge has an equal probability of breaking iii) Deterministic: The oldest edge always breaks. Based on this, we proposed alternate growth and breaking dynamics (</w:delText>
        </w:r>
        <w:r w:rsidRPr="002E0658" w:rsidDel="00081A12">
          <w:rPr>
            <w:rFonts w:ascii="Arial" w:hAnsi="Arial" w:cs="Arial"/>
            <w:b/>
            <w:bCs/>
            <w:sz w:val="22"/>
            <w:szCs w:val="22"/>
          </w:rPr>
          <w:delText>Figure 1B</w:delText>
        </w:r>
        <w:r w:rsidRPr="002E0658" w:rsidDel="00081A12">
          <w:rPr>
            <w:rFonts w:ascii="Arial" w:hAnsi="Arial" w:cs="Arial"/>
            <w:sz w:val="22"/>
            <w:szCs w:val="22"/>
          </w:rPr>
          <w:delText>). In NSA (Non-Steric and Age-Dependent) and NSR (Non-Steric and Random), there is no upper limit to the kissing number, but the edge that breaks is either age-dependent or random, respectively. In SA (Steric and Age-Dependent) and SR (Steric and Random), the kissing number is capped, and the breaking dynamics of edges are either age-dependent or random. In SO (Seric Oldest), the kissing number is capped, but the breaking is deterministic at the oldest edge.</w:delText>
        </w:r>
      </w:del>
    </w:p>
    <w:p w14:paraId="63AC4589" w14:textId="5DADDC35" w:rsidR="00714DA5" w:rsidDel="00081A12" w:rsidRDefault="00714DA5" w:rsidP="00F064E4">
      <w:pPr>
        <w:jc w:val="both"/>
        <w:rPr>
          <w:del w:id="503" w:author="Piyush Nanda" w:date="2023-01-01T12:44:00Z"/>
          <w:rFonts w:ascii="Arial" w:hAnsi="Arial" w:cs="Arial"/>
          <w:sz w:val="22"/>
          <w:szCs w:val="22"/>
        </w:rPr>
        <w:pPrChange w:id="504" w:author="Piyush Nanda" w:date="2023-01-25T14:26:00Z">
          <w:pPr>
            <w:jc w:val="both"/>
          </w:pPr>
        </w:pPrChange>
      </w:pPr>
      <w:del w:id="505" w:author="Piyush Nanda" w:date="2023-01-01T12:44:00Z">
        <w:r w:rsidDel="00081A12">
          <w:rPr>
            <w:rFonts w:ascii="Arial" w:hAnsi="Arial" w:cs="Arial"/>
            <w:sz w:val="22"/>
            <w:szCs w:val="22"/>
          </w:rPr>
          <w:br/>
        </w:r>
        <w:r w:rsidR="002E0658" w:rsidRPr="002E0658" w:rsidDel="00081A12">
          <w:rPr>
            <w:rFonts w:ascii="Arial" w:hAnsi="Arial" w:cs="Arial"/>
            <w:sz w:val="22"/>
            <w:szCs w:val="22"/>
          </w:rPr>
          <w:delText>When multicellular clusters grow and divide for enough generations, they form a distribution of cluster sizes (</w:delText>
        </w:r>
        <w:r w:rsidR="002E0658" w:rsidRPr="002E0658" w:rsidDel="00081A12">
          <w:rPr>
            <w:rFonts w:ascii="Arial" w:hAnsi="Arial" w:cs="Arial"/>
            <w:b/>
            <w:bCs/>
            <w:sz w:val="22"/>
            <w:szCs w:val="22"/>
          </w:rPr>
          <w:delText>Figure S1A</w:delText>
        </w:r>
        <w:r w:rsidR="002E0658" w:rsidRPr="002E0658" w:rsidDel="00081A12">
          <w:rPr>
            <w:rFonts w:ascii="Arial" w:hAnsi="Arial" w:cs="Arial"/>
            <w:sz w:val="22"/>
            <w:szCs w:val="22"/>
          </w:rPr>
          <w:delText>). The distribution is representative of the growth and breaking dynamics of the cluster. The statistic of the distribution is clonally determined. We used FACS to sort a distribution into four bins and separately propagated them to confirm this. This reconstructed the original cluster size distribution (</w:delText>
        </w:r>
        <w:r w:rsidR="002E0658" w:rsidRPr="002E0658" w:rsidDel="00081A12">
          <w:rPr>
            <w:rFonts w:ascii="Arial" w:hAnsi="Arial" w:cs="Arial"/>
            <w:b/>
            <w:bCs/>
            <w:sz w:val="22"/>
            <w:szCs w:val="22"/>
          </w:rPr>
          <w:delText>Figure S1A</w:delText>
        </w:r>
        <w:r w:rsidR="002E0658" w:rsidRPr="002E0658" w:rsidDel="00081A12">
          <w:rPr>
            <w:rFonts w:ascii="Arial" w:hAnsi="Arial" w:cs="Arial"/>
            <w:sz w:val="22"/>
            <w:szCs w:val="22"/>
          </w:rPr>
          <w:delText>). To test which of the proposal models (</w:delText>
        </w:r>
        <w:r w:rsidR="002E0658" w:rsidRPr="002E0658" w:rsidDel="00081A12">
          <w:rPr>
            <w:rFonts w:ascii="Arial" w:hAnsi="Arial" w:cs="Arial"/>
            <w:b/>
            <w:bCs/>
            <w:sz w:val="22"/>
            <w:szCs w:val="22"/>
          </w:rPr>
          <w:delText>Figure 1B</w:delText>
        </w:r>
        <w:r w:rsidR="002E0658" w:rsidRPr="002E0658" w:rsidDel="00081A12">
          <w:rPr>
            <w:rFonts w:ascii="Arial" w:hAnsi="Arial" w:cs="Arial"/>
            <w:sz w:val="22"/>
            <w:szCs w:val="22"/>
          </w:rPr>
          <w:delText>) best explains the growth and breaking dynamics of the clusters, we compared the distribution obtained from the computational model to the distribution generated from growing clusters of genetic background and in each environment. We gained inducible control of all the parameters (</w:delText>
        </w:r>
        <w:r w:rsidR="002E0658" w:rsidRPr="002E0658" w:rsidDel="00081A12">
          <w:rPr>
            <w:rFonts w:ascii="Arial" w:hAnsi="Arial" w:cs="Arial"/>
            <w:b/>
            <w:bCs/>
            <w:sz w:val="22"/>
            <w:szCs w:val="22"/>
          </w:rPr>
          <w:delText>Figure 1C</w:delText>
        </w:r>
        <w:r w:rsidR="002E0658" w:rsidRPr="002E0658" w:rsidDel="00081A12">
          <w:rPr>
            <w:rFonts w:ascii="Arial" w:hAnsi="Arial" w:cs="Arial"/>
            <w:sz w:val="22"/>
            <w:szCs w:val="22"/>
          </w:rPr>
          <w:delText>) used in the model by engineering genetic loci determining the kissing number (k) or septum-degradation rate (r). For example, controlling the expression of BUD4 protein switches the budding pattern from axial (ON) to bi-polar (OFF)7. This controls the kissing number in the cluster.</w:delText>
        </w:r>
        <w:r w:rsidR="002E0658" w:rsidDel="00081A12">
          <w:rPr>
            <w:rFonts w:ascii="Arial" w:hAnsi="Arial" w:cs="Arial"/>
            <w:sz w:val="22"/>
            <w:szCs w:val="22"/>
          </w:rPr>
          <w:delText xml:space="preserve"> </w:delText>
        </w:r>
        <w:r w:rsidR="002E0658" w:rsidRPr="002E0658" w:rsidDel="00081A12">
          <w:rPr>
            <w:rFonts w:ascii="Arial" w:hAnsi="Arial" w:cs="Arial"/>
            <w:sz w:val="22"/>
            <w:szCs w:val="22"/>
          </w:rPr>
          <w:delText>Similarly, tuning the expression of chitinase</w:delText>
        </w:r>
        <w:r w:rsidR="005D489E" w:rsidDel="00081A12">
          <w:rPr>
            <w:rFonts w:ascii="Arial" w:hAnsi="Arial" w:cs="Arial"/>
            <w:sz w:val="22"/>
            <w:szCs w:val="22"/>
          </w:rPr>
          <w:delText>CTS1</w:delText>
        </w:r>
      </w:del>
      <w:customXmlDelRangeStart w:id="506" w:author="Piyush Nanda" w:date="2023-01-01T12:44:00Z"/>
      <w:sdt>
        <w:sdtPr>
          <w:rPr>
            <w:rFonts w:ascii="Arial" w:hAnsi="Arial" w:cs="Arial"/>
            <w:color w:val="000000"/>
            <w:sz w:val="22"/>
            <w:szCs w:val="22"/>
            <w:vertAlign w:val="superscript"/>
          </w:rPr>
          <w:tag w:val="MENDELEY_CITATION_v3_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"/>
          <w:id w:val="-1263452679"/>
          <w:placeholder>
            <w:docPart w:val="DefaultPlaceholder_-1854013440"/>
          </w:placeholder>
        </w:sdtPr>
        <w:sdtContent>
          <w:customXmlDelRangeEnd w:id="506"/>
          <w:ins w:id="507" w:author="Piyush Nanda" w:date="2023-01-26T11:36:00Z">
            <w:r w:rsidR="00C548E9" w:rsidRPr="00C548E9">
              <w:rPr>
                <w:rFonts w:ascii="Arial" w:hAnsi="Arial" w:cs="Arial"/>
                <w:color w:val="000000"/>
                <w:sz w:val="22"/>
                <w:szCs w:val="22"/>
                <w:vertAlign w:val="superscript"/>
              </w:rPr>
              <w:t>14</w:t>
            </w:r>
          </w:ins>
          <w:del w:id="508" w:author="Piyush Nanda" w:date="2023-01-01T12:44:00Z">
            <w:r w:rsidR="005A4C03" w:rsidRPr="00C548E9" w:rsidDel="00081A12">
              <w:rPr>
                <w:rFonts w:ascii="Arial" w:hAnsi="Arial" w:cs="Arial"/>
                <w:color w:val="000000"/>
                <w:sz w:val="22"/>
                <w:szCs w:val="22"/>
                <w:vertAlign w:val="superscript"/>
              </w:rPr>
              <w:delText>7</w:delText>
            </w:r>
          </w:del>
          <w:customXmlDelRangeStart w:id="509" w:author="Piyush Nanda" w:date="2023-01-01T12:44:00Z"/>
        </w:sdtContent>
      </w:sdt>
      <w:customXmlDelRangeEnd w:id="509"/>
      <w:del w:id="510" w:author="Piyush Nanda" w:date="2023-01-01T12:44:00Z">
        <w:r w:rsidR="005D489E" w:rsidDel="00081A12">
          <w:rPr>
            <w:rFonts w:ascii="Arial" w:hAnsi="Arial" w:cs="Arial"/>
            <w:sz w:val="22"/>
            <w:szCs w:val="22"/>
          </w:rPr>
          <w:delText xml:space="preserve">, </w:delText>
        </w:r>
        <w:r w:rsidR="002E0658" w:rsidRPr="002E0658" w:rsidDel="00081A12">
          <w:rPr>
            <w:rFonts w:ascii="Arial" w:hAnsi="Arial" w:cs="Arial"/>
            <w:sz w:val="22"/>
            <w:szCs w:val="22"/>
          </w:rPr>
          <w:delText xml:space="preserve">changes the hydrolysis rate of chitin and helps to control the decay rate of the septum (r). To gain control of the growth rate of cells in the cluster (u), we alter the concentration of the carbon source in a carbon-limited minimal media. Concomitantly, we change these parameters in the models and in the experiment. We look for models that recapitulate cluster size distribution as the parameters vary simultaneously.  </w:delText>
        </w:r>
        <w:r w:rsidR="005D489E" w:rsidDel="00081A12">
          <w:rPr>
            <w:rFonts w:ascii="Arial" w:hAnsi="Arial" w:cs="Arial"/>
            <w:sz w:val="22"/>
            <w:szCs w:val="22"/>
          </w:rPr>
          <w:delText xml:space="preserve"> </w:delText>
        </w:r>
      </w:del>
    </w:p>
    <w:p w14:paraId="4EAAD74D" w14:textId="1A70613C" w:rsidR="0052237C" w:rsidRDefault="0052237C" w:rsidP="00F064E4">
      <w:pPr>
        <w:jc w:val="both"/>
        <w:rPr>
          <w:rFonts w:ascii="Arial" w:hAnsi="Arial" w:cs="Arial"/>
          <w:sz w:val="22"/>
          <w:szCs w:val="22"/>
        </w:rPr>
      </w:pPr>
    </w:p>
    <w:p w14:paraId="62BC9F05" w14:textId="69CFDE67" w:rsidR="0052237C" w:rsidRPr="0052237C" w:rsidRDefault="0052237C" w:rsidP="00F064E4">
      <w:pPr>
        <w:jc w:val="both"/>
        <w:rPr>
          <w:rFonts w:ascii="Arial" w:hAnsi="Arial" w:cs="Arial"/>
          <w:b/>
          <w:bCs/>
          <w:sz w:val="22"/>
          <w:szCs w:val="22"/>
        </w:rPr>
      </w:pPr>
      <w:del w:id="511" w:author="Piyush Nanda" w:date="2023-01-01T12:44:00Z">
        <w:r w:rsidDel="00081A12">
          <w:rPr>
            <w:rFonts w:ascii="Arial" w:hAnsi="Arial" w:cs="Arial"/>
            <w:b/>
            <w:bCs/>
            <w:sz w:val="22"/>
            <w:szCs w:val="22"/>
          </w:rPr>
          <w:delText>Pipeline for counting individual cells in a cluster</w:delText>
        </w:r>
      </w:del>
      <w:ins w:id="512" w:author="Piyush Nanda" w:date="2023-01-01T12:44:00Z">
        <w:r w:rsidR="00081A12">
          <w:rPr>
            <w:rFonts w:ascii="Arial" w:hAnsi="Arial" w:cs="Arial"/>
            <w:b/>
            <w:bCs/>
            <w:sz w:val="22"/>
            <w:szCs w:val="22"/>
          </w:rPr>
          <w:t>High-throughput pip</w:t>
        </w:r>
      </w:ins>
      <w:ins w:id="513" w:author="Piyush Nanda" w:date="2023-01-01T12:45:00Z">
        <w:r w:rsidR="00081A12">
          <w:rPr>
            <w:rFonts w:ascii="Arial" w:hAnsi="Arial" w:cs="Arial"/>
            <w:b/>
            <w:bCs/>
            <w:sz w:val="22"/>
            <w:szCs w:val="22"/>
          </w:rPr>
          <w:t>eline enables quantification of cell number per cluster across conditions and genotypes</w:t>
        </w:r>
      </w:ins>
    </w:p>
    <w:p w14:paraId="1AAA07CF" w14:textId="2DCCDEA7" w:rsidR="008C6248" w:rsidDel="00081A12" w:rsidRDefault="008C6248" w:rsidP="00F064E4">
      <w:pPr>
        <w:jc w:val="both"/>
        <w:rPr>
          <w:del w:id="514" w:author="Piyush Nanda" w:date="2023-01-01T12:44:00Z"/>
          <w:rFonts w:ascii="Arial" w:hAnsi="Arial" w:cs="Arial"/>
          <w:b/>
          <w:bCs/>
          <w:sz w:val="22"/>
          <w:szCs w:val="22"/>
        </w:rPr>
        <w:pPrChange w:id="515" w:author="Piyush Nanda" w:date="2023-01-25T14:26:00Z">
          <w:pPr>
            <w:jc w:val="both"/>
          </w:pPr>
        </w:pPrChange>
      </w:pPr>
    </w:p>
    <w:p w14:paraId="2786872F" w14:textId="77777777" w:rsidR="00081A12" w:rsidRDefault="00081A12" w:rsidP="00F064E4">
      <w:pPr>
        <w:jc w:val="both"/>
        <w:rPr>
          <w:ins w:id="516" w:author="Piyush Nanda" w:date="2023-01-01T12:44:00Z"/>
          <w:rFonts w:ascii="Arial" w:hAnsi="Arial" w:cs="Arial"/>
          <w:b/>
          <w:bCs/>
          <w:sz w:val="22"/>
          <w:szCs w:val="22"/>
        </w:rPr>
      </w:pPr>
    </w:p>
    <w:p w14:paraId="28AF6240" w14:textId="76DC31B0" w:rsidR="008C6248" w:rsidDel="00081A12" w:rsidRDefault="00ED5260" w:rsidP="00F064E4">
      <w:pPr>
        <w:jc w:val="both"/>
        <w:rPr>
          <w:del w:id="517" w:author="Piyush Nanda" w:date="2023-01-01T12:44:00Z"/>
          <w:rFonts w:ascii="Arial" w:hAnsi="Arial" w:cs="Arial"/>
          <w:b/>
          <w:bCs/>
          <w:sz w:val="22"/>
          <w:szCs w:val="22"/>
        </w:rPr>
        <w:pPrChange w:id="518" w:author="Piyush Nanda" w:date="2023-01-25T14:26:00Z">
          <w:pPr>
            <w:jc w:val="both"/>
          </w:pPr>
        </w:pPrChange>
      </w:pPr>
      <w:del w:id="519" w:author="Piyush Nanda" w:date="2023-01-01T12:44:00Z">
        <w:r w:rsidRPr="00ED5260" w:rsidDel="00081A12">
          <w:rPr>
            <w:rFonts w:ascii="Arial" w:hAnsi="Arial" w:cs="Arial"/>
            <w:b/>
            <w:bCs/>
            <w:noProof/>
            <w:sz w:val="22"/>
            <w:szCs w:val="22"/>
          </w:rPr>
          <w:drawing>
            <wp:inline distT="0" distB="0" distL="0" distR="0" wp14:anchorId="5C7B35E6" wp14:editId="71D4D768">
              <wp:extent cx="6444343" cy="506895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stretch>
                        <a:fillRect/>
                      </a:stretch>
                    </pic:blipFill>
                    <pic:spPr>
                      <a:xfrm>
                        <a:off x="0" y="0"/>
                        <a:ext cx="6454790" cy="5077171"/>
                      </a:xfrm>
                      <a:prstGeom prst="rect">
                        <a:avLst/>
                      </a:prstGeom>
                    </pic:spPr>
                  </pic:pic>
                </a:graphicData>
              </a:graphic>
            </wp:inline>
          </w:drawing>
        </w:r>
      </w:del>
    </w:p>
    <w:p w14:paraId="5E96F2F9" w14:textId="786B159C" w:rsidR="008C6248" w:rsidDel="00081A12" w:rsidRDefault="008C6248" w:rsidP="00F064E4">
      <w:pPr>
        <w:jc w:val="both"/>
        <w:rPr>
          <w:del w:id="520" w:author="Piyush Nanda" w:date="2023-01-01T12:44:00Z"/>
          <w:rFonts w:ascii="Arial" w:hAnsi="Arial" w:cs="Arial"/>
          <w:b/>
          <w:bCs/>
          <w:sz w:val="22"/>
          <w:szCs w:val="22"/>
        </w:rPr>
        <w:pPrChange w:id="521" w:author="Piyush Nanda" w:date="2023-01-25T14:26:00Z">
          <w:pPr>
            <w:jc w:val="both"/>
          </w:pPr>
        </w:pPrChange>
      </w:pPr>
    </w:p>
    <w:p w14:paraId="73BF0E28" w14:textId="3F28F86F" w:rsidR="00ED5260" w:rsidDel="00081A12" w:rsidRDefault="00ED5260" w:rsidP="00F064E4">
      <w:pPr>
        <w:jc w:val="both"/>
        <w:rPr>
          <w:del w:id="522" w:author="Piyush Nanda" w:date="2023-01-01T12:44:00Z"/>
          <w:rFonts w:ascii="Arial" w:hAnsi="Arial" w:cs="Arial"/>
          <w:b/>
          <w:bCs/>
          <w:sz w:val="22"/>
          <w:szCs w:val="22"/>
        </w:rPr>
        <w:pPrChange w:id="523" w:author="Piyush Nanda" w:date="2023-01-25T14:26:00Z">
          <w:pPr>
            <w:jc w:val="both"/>
          </w:pPr>
        </w:pPrChange>
      </w:pPr>
    </w:p>
    <w:p w14:paraId="4376834D" w14:textId="5CF68B76" w:rsidR="008C6248" w:rsidRDefault="00F573A0" w:rsidP="00F064E4">
      <w:pPr>
        <w:jc w:val="both"/>
        <w:rPr>
          <w:rFonts w:ascii="Arial" w:hAnsi="Arial" w:cs="Arial"/>
          <w:b/>
          <w:bCs/>
          <w:sz w:val="22"/>
          <w:szCs w:val="22"/>
        </w:rPr>
      </w:pPr>
      <w:r w:rsidRPr="00F573A0">
        <w:rPr>
          <w:rFonts w:ascii="Arial" w:hAnsi="Arial" w:cs="Arial"/>
          <w:sz w:val="22"/>
          <w:szCs w:val="22"/>
        </w:rPr>
        <w:t xml:space="preserve">Simulations using the proposed set of models produce a distribution of cluster sizes in number of cells per cluster. To accurately identify the agreement between the models and the experimental distribution, it is necessary to quantify the number of cells per cluster across many clusters. It is challenging to image individual cells in an intact </w:t>
      </w:r>
      <w:ins w:id="524" w:author="Piyush Nanda" w:date="2023-01-08T20:11:00Z">
        <w:r w:rsidR="00FF16C2">
          <w:rPr>
            <w:rFonts w:ascii="Arial" w:hAnsi="Arial" w:cs="Arial"/>
            <w:sz w:val="22"/>
            <w:szCs w:val="22"/>
          </w:rPr>
          <w:t xml:space="preserve">three-dimensional </w:t>
        </w:r>
      </w:ins>
      <w:r w:rsidRPr="00F573A0">
        <w:rPr>
          <w:rFonts w:ascii="Arial" w:hAnsi="Arial" w:cs="Arial"/>
          <w:sz w:val="22"/>
          <w:szCs w:val="22"/>
        </w:rPr>
        <w:t>cluster due to excessive scattering and interference by the yeast cell wall</w:t>
      </w:r>
      <w:ins w:id="525" w:author="Piyush Nanda" w:date="2023-01-26T10:14:00Z">
        <w:r w:rsidR="00E32912">
          <w:rPr>
            <w:rFonts w:ascii="Arial" w:hAnsi="Arial" w:cs="Arial"/>
            <w:sz w:val="22"/>
            <w:szCs w:val="22"/>
          </w:rPr>
          <w:t>.</w:t>
        </w:r>
      </w:ins>
      <w:del w:id="526" w:author="Piyush Nanda" w:date="2023-01-26T10:14:00Z">
        <w:r w:rsidRPr="00F573A0" w:rsidDel="00E32912">
          <w:rPr>
            <w:rFonts w:ascii="Arial" w:hAnsi="Arial" w:cs="Arial"/>
            <w:sz w:val="22"/>
            <w:szCs w:val="22"/>
          </w:rPr>
          <w:delText>.</w:delText>
        </w:r>
      </w:del>
      <w:r w:rsidRPr="00F573A0">
        <w:rPr>
          <w:rFonts w:ascii="Arial" w:hAnsi="Arial" w:cs="Arial"/>
          <w:sz w:val="22"/>
          <w:szCs w:val="22"/>
        </w:rPr>
        <w:t xml:space="preserve"> </w:t>
      </w:r>
      <w:ins w:id="527" w:author="Piyush Nanda" w:date="2023-01-08T20:11:00Z">
        <w:r w:rsidR="00FF16C2">
          <w:rPr>
            <w:rFonts w:ascii="Arial" w:hAnsi="Arial" w:cs="Arial"/>
            <w:sz w:val="22"/>
            <w:szCs w:val="22"/>
          </w:rPr>
          <w:t>Moreover</w:t>
        </w:r>
      </w:ins>
      <w:ins w:id="528" w:author="Piyush Nanda" w:date="2023-01-08T20:12:00Z">
        <w:r w:rsidR="00FF16C2">
          <w:rPr>
            <w:rFonts w:ascii="Arial" w:hAnsi="Arial" w:cs="Arial"/>
            <w:sz w:val="22"/>
            <w:szCs w:val="22"/>
          </w:rPr>
          <w:t>, performing light-sheet microscopy might help in overcoming this problem but would fall short in terms of throughput</w:t>
        </w:r>
      </w:ins>
      <w:customXmlInsRangeStart w:id="529" w:author="Piyush Nanda" w:date="2023-01-26T10:14:00Z"/>
      <w:sdt>
        <w:sdtPr>
          <w:rPr>
            <w:rFonts w:ascii="Arial" w:hAnsi="Arial" w:cs="Arial"/>
            <w:color w:val="000000"/>
            <w:sz w:val="22"/>
            <w:szCs w:val="22"/>
            <w:vertAlign w:val="superscript"/>
            <w:rPrChange w:id="530" w:author="Piyush Nanda" w:date="2023-01-26T11:36:00Z">
              <w:rPr>
                <w:rFonts w:ascii="Arial" w:hAnsi="Arial" w:cs="Arial"/>
                <w:sz w:val="22"/>
                <w:szCs w:val="22"/>
              </w:rPr>
            </w:rPrChange>
          </w:rPr>
          <w:tag w:val="MENDELEY_CITATION_v3_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"/>
          <w:id w:val="113023659"/>
          <w:placeholder>
            <w:docPart w:val="DefaultPlaceholder_-1854013440"/>
          </w:placeholder>
        </w:sdtPr>
        <w:sdtContent>
          <w:customXmlInsRangeEnd w:id="529"/>
          <w:ins w:id="531" w:author="Piyush Nanda" w:date="2023-01-26T11:36:00Z">
            <w:r w:rsidR="00C548E9" w:rsidRPr="00C548E9">
              <w:rPr>
                <w:rFonts w:ascii="Arial" w:hAnsi="Arial" w:cs="Arial"/>
                <w:color w:val="000000"/>
                <w:sz w:val="22"/>
                <w:szCs w:val="22"/>
                <w:vertAlign w:val="superscript"/>
              </w:rPr>
              <w:t>15</w:t>
            </w:r>
          </w:ins>
          <w:customXmlInsRangeStart w:id="532" w:author="Piyush Nanda" w:date="2023-01-26T10:14:00Z"/>
        </w:sdtContent>
      </w:sdt>
      <w:customXmlInsRangeEnd w:id="532"/>
      <w:ins w:id="533" w:author="Piyush Nanda" w:date="2023-01-08T20:12:00Z">
        <w:r w:rsidR="00FF16C2">
          <w:rPr>
            <w:rFonts w:ascii="Arial" w:hAnsi="Arial" w:cs="Arial"/>
            <w:sz w:val="22"/>
            <w:szCs w:val="22"/>
          </w:rPr>
          <w:t xml:space="preserve">. </w:t>
        </w:r>
      </w:ins>
      <w:ins w:id="534" w:author="Piyush Nanda" w:date="2023-01-08T20:13:00Z">
        <w:r w:rsidR="00FF16C2">
          <w:rPr>
            <w:rFonts w:ascii="Arial" w:hAnsi="Arial" w:cs="Arial"/>
            <w:sz w:val="22"/>
            <w:szCs w:val="22"/>
          </w:rPr>
          <w:t>For purpose of compari</w:t>
        </w:r>
      </w:ins>
      <w:ins w:id="535" w:author="Piyush Nanda" w:date="2023-01-08T20:14:00Z">
        <w:r w:rsidR="00FF16C2">
          <w:rPr>
            <w:rFonts w:ascii="Arial" w:hAnsi="Arial" w:cs="Arial"/>
            <w:sz w:val="22"/>
            <w:szCs w:val="22"/>
          </w:rPr>
          <w:t>ng model derived distribution and experimental distribution,</w:t>
        </w:r>
      </w:ins>
      <w:ins w:id="536" w:author="Piyush Nanda" w:date="2023-01-08T20:12:00Z">
        <w:r w:rsidR="00FF16C2">
          <w:rPr>
            <w:rFonts w:ascii="Arial" w:hAnsi="Arial" w:cs="Arial"/>
            <w:sz w:val="22"/>
            <w:szCs w:val="22"/>
          </w:rPr>
          <w:t xml:space="preserve"> we need </w:t>
        </w:r>
      </w:ins>
      <w:ins w:id="537" w:author="Piyush Nanda" w:date="2023-01-08T20:14:00Z">
        <w:r w:rsidR="00FF16C2">
          <w:rPr>
            <w:rFonts w:ascii="Arial" w:hAnsi="Arial" w:cs="Arial"/>
            <w:sz w:val="22"/>
            <w:szCs w:val="22"/>
          </w:rPr>
          <w:t>enough</w:t>
        </w:r>
      </w:ins>
      <w:ins w:id="538" w:author="Piyush Nanda" w:date="2023-01-08T20:12:00Z">
        <w:r w:rsidR="00FF16C2">
          <w:rPr>
            <w:rFonts w:ascii="Arial" w:hAnsi="Arial" w:cs="Arial"/>
            <w:sz w:val="22"/>
            <w:szCs w:val="22"/>
          </w:rPr>
          <w:t xml:space="preserve"> clusters to</w:t>
        </w:r>
      </w:ins>
      <w:ins w:id="539" w:author="Piyush Nanda" w:date="2023-01-08T20:13:00Z">
        <w:r w:rsidR="00FF16C2">
          <w:rPr>
            <w:rFonts w:ascii="Arial" w:hAnsi="Arial" w:cs="Arial"/>
            <w:sz w:val="22"/>
            <w:szCs w:val="22"/>
          </w:rPr>
          <w:t xml:space="preserve"> </w:t>
        </w:r>
      </w:ins>
      <w:ins w:id="540" w:author="Piyush Nanda" w:date="2023-01-08T20:14:00Z">
        <w:r w:rsidR="00FF16C2">
          <w:rPr>
            <w:rFonts w:ascii="Arial" w:hAnsi="Arial" w:cs="Arial"/>
            <w:sz w:val="22"/>
            <w:szCs w:val="22"/>
          </w:rPr>
          <w:t>perform statistics on them.</w:t>
        </w:r>
      </w:ins>
      <w:ins w:id="541" w:author="Piyush Nanda" w:date="2023-01-08T20:13:00Z">
        <w:r w:rsidR="00FF16C2">
          <w:rPr>
            <w:rFonts w:ascii="Arial" w:hAnsi="Arial" w:cs="Arial"/>
            <w:sz w:val="22"/>
            <w:szCs w:val="22"/>
          </w:rPr>
          <w:t xml:space="preserve"> </w:t>
        </w:r>
      </w:ins>
      <w:ins w:id="542" w:author="Piyush Nanda" w:date="2023-01-08T20:11:00Z">
        <w:r w:rsidR="00FF16C2">
          <w:rPr>
            <w:rFonts w:ascii="Arial" w:hAnsi="Arial" w:cs="Arial"/>
            <w:sz w:val="22"/>
            <w:szCs w:val="22"/>
          </w:rPr>
          <w:t>To overcome this challenge,</w:t>
        </w:r>
      </w:ins>
      <w:ins w:id="543" w:author="Piyush Nanda" w:date="2023-01-08T20:15:00Z">
        <w:r w:rsidR="00FF16C2">
          <w:rPr>
            <w:rFonts w:ascii="Arial" w:hAnsi="Arial" w:cs="Arial"/>
            <w:sz w:val="22"/>
            <w:szCs w:val="22"/>
          </w:rPr>
          <w:t xml:space="preserve"> the clusters were stained with calcofluor white (CW) and</w:t>
        </w:r>
      </w:ins>
      <w:del w:id="544" w:author="Piyush Nanda" w:date="2023-01-08T20:11:00Z">
        <w:r w:rsidRPr="00F573A0" w:rsidDel="00FF16C2">
          <w:rPr>
            <w:rFonts w:ascii="Arial" w:hAnsi="Arial" w:cs="Arial"/>
            <w:sz w:val="22"/>
            <w:szCs w:val="22"/>
          </w:rPr>
          <w:delText xml:space="preserve">We </w:delText>
        </w:r>
      </w:del>
      <w:ins w:id="545" w:author="Piyush Nanda" w:date="2023-01-08T20:11:00Z">
        <w:r w:rsidR="00FF16C2" w:rsidRPr="00F573A0">
          <w:rPr>
            <w:rFonts w:ascii="Arial" w:hAnsi="Arial" w:cs="Arial"/>
            <w:sz w:val="22"/>
            <w:szCs w:val="22"/>
          </w:rPr>
          <w:t xml:space="preserve"> </w:t>
        </w:r>
      </w:ins>
      <w:r w:rsidRPr="00F573A0">
        <w:rPr>
          <w:rFonts w:ascii="Arial" w:hAnsi="Arial" w:cs="Arial"/>
          <w:sz w:val="22"/>
          <w:szCs w:val="22"/>
        </w:rPr>
        <w:t>squeezed</w:t>
      </w:r>
      <w:del w:id="546" w:author="Piyush Nanda" w:date="2023-01-08T20:15:00Z">
        <w:r w:rsidRPr="00F573A0" w:rsidDel="00FF16C2">
          <w:rPr>
            <w:rFonts w:ascii="Arial" w:hAnsi="Arial" w:cs="Arial"/>
            <w:sz w:val="22"/>
            <w:szCs w:val="22"/>
          </w:rPr>
          <w:delText xml:space="preserve"> yeast clusters to dismantle them</w:delText>
        </w:r>
      </w:del>
      <w:r w:rsidRPr="00F573A0">
        <w:rPr>
          <w:rFonts w:ascii="Arial" w:hAnsi="Arial" w:cs="Arial"/>
          <w:sz w:val="22"/>
          <w:szCs w:val="22"/>
        </w:rPr>
        <w:t xml:space="preserve"> between a coverslip and a slide</w:t>
      </w:r>
      <w:del w:id="547" w:author="Piyush Nanda" w:date="2023-01-08T20:14:00Z">
        <w:r w:rsidRPr="00F573A0" w:rsidDel="00FF16C2">
          <w:rPr>
            <w:rFonts w:ascii="Arial" w:hAnsi="Arial" w:cs="Arial"/>
            <w:sz w:val="22"/>
            <w:szCs w:val="22"/>
          </w:rPr>
          <w:delText xml:space="preserve"> to overcome this</w:delText>
        </w:r>
      </w:del>
      <w:r w:rsidRPr="00F573A0">
        <w:rPr>
          <w:rFonts w:ascii="Arial" w:hAnsi="Arial" w:cs="Arial"/>
          <w:sz w:val="22"/>
          <w:szCs w:val="22"/>
        </w:rPr>
        <w:t xml:space="preserve">. </w:t>
      </w:r>
      <w:ins w:id="548" w:author="Piyush Nanda" w:date="2023-01-08T20:15:00Z">
        <w:r w:rsidR="00FF16C2">
          <w:rPr>
            <w:rFonts w:ascii="Arial" w:hAnsi="Arial" w:cs="Arial"/>
            <w:sz w:val="22"/>
            <w:szCs w:val="22"/>
          </w:rPr>
          <w:t>The volume o</w:t>
        </w:r>
      </w:ins>
      <w:ins w:id="549" w:author="Piyush Nanda" w:date="2023-01-08T20:16:00Z">
        <w:r w:rsidR="00FF16C2">
          <w:rPr>
            <w:rFonts w:ascii="Arial" w:hAnsi="Arial" w:cs="Arial"/>
            <w:sz w:val="22"/>
            <w:szCs w:val="22"/>
          </w:rPr>
          <w:t xml:space="preserve">f fluid squeezed between the coverslip and slide was optimized such that the cells form a monolayer </w:t>
        </w:r>
      </w:ins>
      <w:ins w:id="550" w:author="Piyush Nanda" w:date="2023-01-08T20:17:00Z">
        <w:r w:rsidR="00FF16C2">
          <w:rPr>
            <w:rFonts w:ascii="Arial" w:hAnsi="Arial" w:cs="Arial"/>
            <w:sz w:val="22"/>
            <w:szCs w:val="22"/>
          </w:rPr>
          <w:t>without lysing</w:t>
        </w:r>
      </w:ins>
      <w:ins w:id="551" w:author="Piyush Nanda" w:date="2023-01-08T20:18:00Z">
        <w:r w:rsidR="00FF16C2">
          <w:rPr>
            <w:rFonts w:ascii="Arial" w:hAnsi="Arial" w:cs="Arial"/>
            <w:sz w:val="22"/>
            <w:szCs w:val="22"/>
          </w:rPr>
          <w:t xml:space="preserve"> (</w:t>
        </w:r>
        <w:r w:rsidR="00FF16C2">
          <w:rPr>
            <w:rFonts w:ascii="Arial" w:hAnsi="Arial" w:cs="Arial"/>
            <w:b/>
            <w:bCs/>
            <w:sz w:val="22"/>
            <w:szCs w:val="22"/>
          </w:rPr>
          <w:t>Figure 2A</w:t>
        </w:r>
        <w:r w:rsidR="00FF16C2">
          <w:rPr>
            <w:rFonts w:ascii="Arial" w:hAnsi="Arial" w:cs="Arial"/>
            <w:sz w:val="22"/>
            <w:szCs w:val="22"/>
          </w:rPr>
          <w:t>)</w:t>
        </w:r>
      </w:ins>
      <w:ins w:id="552" w:author="Piyush Nanda" w:date="2023-01-08T20:17:00Z">
        <w:r w:rsidR="00FF16C2">
          <w:rPr>
            <w:rFonts w:ascii="Arial" w:hAnsi="Arial" w:cs="Arial"/>
            <w:sz w:val="22"/>
            <w:szCs w:val="22"/>
          </w:rPr>
          <w:t>.</w:t>
        </w:r>
      </w:ins>
      <w:r w:rsidR="00E8085A">
        <w:rPr>
          <w:rFonts w:ascii="Arial" w:hAnsi="Arial" w:cs="Arial"/>
          <w:sz w:val="22"/>
          <w:szCs w:val="22"/>
        </w:rPr>
        <w:t xml:space="preserve"> Furthermore, we performed a timelapse of clusters disintegrating to</w:t>
      </w:r>
      <w:ins w:id="553" w:author="Piyush Nanda" w:date="2023-01-08T20:17:00Z">
        <w:r w:rsidR="00FF16C2">
          <w:rPr>
            <w:rFonts w:ascii="Arial" w:hAnsi="Arial" w:cs="Arial"/>
            <w:sz w:val="22"/>
            <w:szCs w:val="22"/>
          </w:rPr>
          <w:t xml:space="preserve"> </w:t>
        </w:r>
      </w:ins>
      <w:r w:rsidR="00E8085A">
        <w:rPr>
          <w:rFonts w:ascii="Arial" w:hAnsi="Arial" w:cs="Arial"/>
          <w:sz w:val="22"/>
          <w:szCs w:val="22"/>
        </w:rPr>
        <w:t xml:space="preserve">a monolayer to check for any lysis event or mixing of cells from different clusters </w:t>
      </w:r>
      <w:r w:rsidR="00E8085A" w:rsidRPr="00E8085A">
        <w:rPr>
          <w:rFonts w:ascii="Arial" w:hAnsi="Arial" w:cs="Arial"/>
          <w:b/>
          <w:bCs/>
          <w:sz w:val="22"/>
          <w:szCs w:val="22"/>
        </w:rPr>
        <w:t>(Video S1</w:t>
      </w:r>
      <w:r w:rsidR="00E8085A">
        <w:rPr>
          <w:rFonts w:ascii="Arial" w:hAnsi="Arial" w:cs="Arial"/>
          <w:sz w:val="22"/>
          <w:szCs w:val="22"/>
        </w:rPr>
        <w:t xml:space="preserve">). </w:t>
      </w:r>
      <w:del w:id="554" w:author="Piyush Nanda" w:date="2023-01-08T20:15:00Z">
        <w:r w:rsidRPr="00F573A0" w:rsidDel="00FF16C2">
          <w:rPr>
            <w:rFonts w:ascii="Arial" w:hAnsi="Arial" w:cs="Arial"/>
            <w:sz w:val="22"/>
            <w:szCs w:val="22"/>
          </w:rPr>
          <w:delText xml:space="preserve">The clusters were stained with calcofluor white (CW) before this step. </w:delText>
        </w:r>
      </w:del>
      <w:r w:rsidRPr="00F573A0">
        <w:rPr>
          <w:rFonts w:ascii="Arial" w:hAnsi="Arial" w:cs="Arial"/>
          <w:sz w:val="22"/>
          <w:szCs w:val="22"/>
        </w:rPr>
        <w:t>By optimizing the density of clusters in a field of view, we were able to spatially resolve cells belonging to a specific cluster in a monolayer (</w:t>
      </w:r>
      <w:r w:rsidRPr="00F573A0">
        <w:rPr>
          <w:rFonts w:ascii="Arial" w:hAnsi="Arial" w:cs="Arial"/>
          <w:b/>
          <w:bCs/>
          <w:sz w:val="22"/>
          <w:szCs w:val="22"/>
        </w:rPr>
        <w:t>Figure 2B</w:t>
      </w:r>
      <w:ins w:id="555" w:author="Piyush Nanda" w:date="2023-01-08T20:22:00Z">
        <w:r w:rsidR="006C0A78">
          <w:rPr>
            <w:rFonts w:ascii="Arial" w:hAnsi="Arial" w:cs="Arial"/>
            <w:b/>
            <w:bCs/>
            <w:sz w:val="22"/>
            <w:szCs w:val="22"/>
          </w:rPr>
          <w:t xml:space="preserve"> and Figure S2</w:t>
        </w:r>
      </w:ins>
      <w:r w:rsidRPr="00F573A0">
        <w:rPr>
          <w:rFonts w:ascii="Arial" w:hAnsi="Arial" w:cs="Arial"/>
          <w:sz w:val="22"/>
          <w:szCs w:val="22"/>
        </w:rPr>
        <w:t>). We used RCNN-Mask trained on retina images previously top segment yeast cells using images obtained from CW channels (</w:t>
      </w:r>
      <w:r w:rsidRPr="00F573A0">
        <w:rPr>
          <w:rFonts w:ascii="Arial" w:hAnsi="Arial" w:cs="Arial"/>
          <w:b/>
          <w:bCs/>
          <w:sz w:val="22"/>
          <w:szCs w:val="22"/>
        </w:rPr>
        <w:t xml:space="preserve">Figure </w:t>
      </w:r>
      <w:del w:id="556" w:author="Piyush Nanda" w:date="2023-01-08T20:19:00Z">
        <w:r w:rsidRPr="00F573A0" w:rsidDel="00FF16C2">
          <w:rPr>
            <w:rFonts w:ascii="Arial" w:hAnsi="Arial" w:cs="Arial"/>
            <w:b/>
            <w:bCs/>
            <w:sz w:val="22"/>
            <w:szCs w:val="22"/>
          </w:rPr>
          <w:delText>2C</w:delText>
        </w:r>
      </w:del>
      <w:ins w:id="557" w:author="Piyush Nanda" w:date="2023-01-08T20:19:00Z">
        <w:r w:rsidR="00FF16C2" w:rsidRPr="00F573A0">
          <w:rPr>
            <w:rFonts w:ascii="Arial" w:hAnsi="Arial" w:cs="Arial"/>
            <w:b/>
            <w:bCs/>
            <w:sz w:val="22"/>
            <w:szCs w:val="22"/>
          </w:rPr>
          <w:t>2</w:t>
        </w:r>
        <w:r w:rsidR="00FF16C2">
          <w:rPr>
            <w:rFonts w:ascii="Arial" w:hAnsi="Arial" w:cs="Arial"/>
            <w:b/>
            <w:bCs/>
            <w:sz w:val="22"/>
            <w:szCs w:val="22"/>
          </w:rPr>
          <w:t>B</w:t>
        </w:r>
      </w:ins>
      <w:r w:rsidRPr="00F573A0">
        <w:rPr>
          <w:rFonts w:ascii="Arial" w:hAnsi="Arial" w:cs="Arial"/>
          <w:sz w:val="22"/>
          <w:szCs w:val="22"/>
        </w:rPr>
        <w:t>). We collected multiple fields of view (&gt;60 FOVs, i.e., ~200 clusters) to obtain a distribution accurately. The minimum number of clusters to be obtained to claim a detectable difference in two different conditions or genetic backgrounds was calculated based on Cohen’s d (</w:t>
      </w:r>
      <w:r w:rsidRPr="00F573A0">
        <w:rPr>
          <w:rFonts w:ascii="Arial" w:hAnsi="Arial" w:cs="Arial"/>
          <w:b/>
          <w:bCs/>
          <w:sz w:val="22"/>
          <w:szCs w:val="22"/>
        </w:rPr>
        <w:t>Figure S</w:t>
      </w:r>
      <w:ins w:id="558" w:author="Piyush Nanda" w:date="2023-01-08T20:22:00Z">
        <w:r w:rsidR="006C0A78">
          <w:rPr>
            <w:rFonts w:ascii="Arial" w:hAnsi="Arial" w:cs="Arial"/>
            <w:b/>
            <w:bCs/>
            <w:sz w:val="22"/>
            <w:szCs w:val="22"/>
          </w:rPr>
          <w:t>3</w:t>
        </w:r>
      </w:ins>
      <w:del w:id="559"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A</w:t>
      </w:r>
      <w:r w:rsidRPr="00F573A0">
        <w:rPr>
          <w:rFonts w:ascii="Arial" w:hAnsi="Arial" w:cs="Arial"/>
          <w:sz w:val="22"/>
          <w:szCs w:val="22"/>
        </w:rPr>
        <w:t xml:space="preserve">). For all the experiments, the expected effect size was </w:t>
      </w:r>
      <w:ins w:id="560" w:author="Piyush Nanda" w:date="2023-01-08T20:19:00Z">
        <w:r w:rsidR="00FF16C2">
          <w:rPr>
            <w:rFonts w:ascii="Arial" w:hAnsi="Arial" w:cs="Arial"/>
            <w:sz w:val="22"/>
            <w:szCs w:val="22"/>
          </w:rPr>
          <w:t>&lt;</w:t>
        </w:r>
      </w:ins>
      <w:del w:id="561" w:author="Piyush Nanda" w:date="2023-01-08T20:19:00Z">
        <w:r w:rsidRPr="00F573A0" w:rsidDel="00FF16C2">
          <w:rPr>
            <w:rFonts w:ascii="Arial" w:hAnsi="Arial" w:cs="Arial"/>
            <w:sz w:val="22"/>
            <w:szCs w:val="22"/>
          </w:rPr>
          <w:delText>&gt;</w:delText>
        </w:r>
      </w:del>
      <w:r w:rsidRPr="00F573A0">
        <w:rPr>
          <w:rFonts w:ascii="Arial" w:hAnsi="Arial" w:cs="Arial"/>
          <w:sz w:val="22"/>
          <w:szCs w:val="22"/>
        </w:rPr>
        <w:t>0.4) and therefore, 200 clusters were enough to derive a representative distribution. The centroid of cells in segmented images was estimated and used to cluster cells based on their spatial location using DBSCAN (Density-Based Spatial Clustering of Applications with Noise). The number of cells corresponding to each cluster was used to generate a discrete distribution of cluster sizes (</w:t>
      </w:r>
      <w:r w:rsidRPr="00F573A0">
        <w:rPr>
          <w:rFonts w:ascii="Arial" w:hAnsi="Arial" w:cs="Arial"/>
          <w:b/>
          <w:bCs/>
          <w:sz w:val="22"/>
          <w:szCs w:val="22"/>
        </w:rPr>
        <w:t>Figure 2</w:t>
      </w:r>
      <w:ins w:id="562" w:author="Piyush Nanda" w:date="2023-01-08T20:20:00Z">
        <w:r w:rsidR="006C0A78">
          <w:rPr>
            <w:rFonts w:ascii="Arial" w:hAnsi="Arial" w:cs="Arial"/>
            <w:b/>
            <w:bCs/>
            <w:sz w:val="22"/>
            <w:szCs w:val="22"/>
          </w:rPr>
          <w:t>C</w:t>
        </w:r>
      </w:ins>
      <w:del w:id="563" w:author="Piyush Nanda" w:date="2023-01-08T20:20:00Z">
        <w:r w:rsidRPr="00F573A0" w:rsidDel="006C0A78">
          <w:rPr>
            <w:rFonts w:ascii="Arial" w:hAnsi="Arial" w:cs="Arial"/>
            <w:b/>
            <w:bCs/>
            <w:sz w:val="22"/>
            <w:szCs w:val="22"/>
          </w:rPr>
          <w:delText>D</w:delText>
        </w:r>
      </w:del>
      <w:r w:rsidRPr="00F573A0">
        <w:rPr>
          <w:rFonts w:ascii="Arial" w:hAnsi="Arial" w:cs="Arial"/>
          <w:sz w:val="22"/>
          <w:szCs w:val="22"/>
        </w:rPr>
        <w:t>). We obtained reproducible cluster distributions for various genetic backgrounds (corresponding to size distributions) (</w:t>
      </w:r>
      <w:r w:rsidRPr="00F573A0">
        <w:rPr>
          <w:rFonts w:ascii="Arial" w:hAnsi="Arial" w:cs="Arial"/>
          <w:b/>
          <w:bCs/>
          <w:sz w:val="22"/>
          <w:szCs w:val="22"/>
        </w:rPr>
        <w:t>Figure S</w:t>
      </w:r>
      <w:ins w:id="564" w:author="Piyush Nanda" w:date="2023-01-08T20:22:00Z">
        <w:r w:rsidR="006C0A78">
          <w:rPr>
            <w:rFonts w:ascii="Arial" w:hAnsi="Arial" w:cs="Arial"/>
            <w:b/>
            <w:bCs/>
            <w:sz w:val="22"/>
            <w:szCs w:val="22"/>
          </w:rPr>
          <w:t>3</w:t>
        </w:r>
      </w:ins>
      <w:del w:id="565"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B and S</w:t>
      </w:r>
      <w:ins w:id="566" w:author="Piyush Nanda" w:date="2023-01-08T20:22:00Z">
        <w:r w:rsidR="006C0A78">
          <w:rPr>
            <w:rFonts w:ascii="Arial" w:hAnsi="Arial" w:cs="Arial"/>
            <w:b/>
            <w:bCs/>
            <w:sz w:val="22"/>
            <w:szCs w:val="22"/>
          </w:rPr>
          <w:t>3</w:t>
        </w:r>
      </w:ins>
      <w:del w:id="567"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C</w:t>
      </w:r>
      <w:ins w:id="568" w:author="Piyush Nanda" w:date="2023-01-08T20:21:00Z">
        <w:r w:rsidR="006C0A78">
          <w:rPr>
            <w:rFonts w:ascii="Arial" w:hAnsi="Arial" w:cs="Arial"/>
            <w:b/>
            <w:bCs/>
            <w:sz w:val="22"/>
            <w:szCs w:val="22"/>
          </w:rPr>
          <w:t>)</w:t>
        </w:r>
      </w:ins>
      <w:ins w:id="569" w:author="Piyush Nanda" w:date="2023-01-08T20:22:00Z">
        <w:r w:rsidR="006C0A78">
          <w:rPr>
            <w:rFonts w:ascii="Arial" w:hAnsi="Arial" w:cs="Arial"/>
            <w:b/>
            <w:bCs/>
            <w:sz w:val="22"/>
            <w:szCs w:val="22"/>
          </w:rPr>
          <w:t xml:space="preserve">. </w:t>
        </w:r>
      </w:ins>
      <w:del w:id="570" w:author="Piyush Nanda" w:date="2023-01-08T20:21:00Z">
        <w:r w:rsidRPr="00F573A0" w:rsidDel="006C0A78">
          <w:rPr>
            <w:rFonts w:ascii="Arial" w:hAnsi="Arial" w:cs="Arial"/>
            <w:sz w:val="22"/>
            <w:szCs w:val="22"/>
          </w:rPr>
          <w:delText>).</w:delText>
        </w:r>
      </w:del>
      <w:del w:id="571" w:author="Piyush Nanda" w:date="2023-01-08T20:20:00Z">
        <w:r w:rsidRPr="00F573A0" w:rsidDel="006C0A78">
          <w:rPr>
            <w:rFonts w:ascii="Arial" w:hAnsi="Arial" w:cs="Arial"/>
            <w:sz w:val="22"/>
            <w:szCs w:val="22"/>
          </w:rPr>
          <w:delText xml:space="preserve"> </w:delText>
        </w:r>
        <w:r w:rsidR="0097425B" w:rsidDel="006C0A78">
          <w:rPr>
            <w:rFonts w:ascii="Arial" w:hAnsi="Arial" w:cs="Arial"/>
            <w:b/>
            <w:bCs/>
            <w:sz w:val="22"/>
            <w:szCs w:val="22"/>
          </w:rPr>
          <w:delText xml:space="preserve"> </w:delText>
        </w:r>
      </w:del>
    </w:p>
    <w:p w14:paraId="1EEB3F6A" w14:textId="77777777" w:rsidR="00CD2374" w:rsidRDefault="00CD2374" w:rsidP="00F064E4">
      <w:pPr>
        <w:jc w:val="both"/>
        <w:rPr>
          <w:ins w:id="572" w:author="Piyush Nanda" w:date="2023-01-08T17:40:00Z"/>
          <w:rFonts w:ascii="Arial" w:hAnsi="Arial" w:cs="Arial"/>
          <w:b/>
          <w:bCs/>
          <w:sz w:val="22"/>
          <w:szCs w:val="22"/>
          <w:highlight w:val="yellow"/>
        </w:rPr>
      </w:pPr>
    </w:p>
    <w:p w14:paraId="75F7CE1F" w14:textId="0BFAA1AB" w:rsidR="006C0A78" w:rsidRDefault="0019336C" w:rsidP="00F064E4">
      <w:pPr>
        <w:jc w:val="both"/>
        <w:rPr>
          <w:ins w:id="573" w:author="Piyush Nanda" w:date="2023-01-08T20:23:00Z"/>
          <w:rFonts w:ascii="Arial" w:hAnsi="Arial" w:cs="Arial"/>
          <w:b/>
          <w:bCs/>
          <w:sz w:val="22"/>
          <w:szCs w:val="22"/>
        </w:rPr>
      </w:pPr>
      <w:del w:id="574" w:author="Piyush Nanda" w:date="2023-01-01T12:44:00Z">
        <w:r w:rsidRPr="00230905" w:rsidDel="00081A12">
          <w:rPr>
            <w:rFonts w:ascii="Arial" w:hAnsi="Arial" w:cs="Arial"/>
            <w:noProof/>
            <w:sz w:val="22"/>
            <w:szCs w:val="22"/>
            <w:highlight w:val="yellow"/>
            <w:rPrChange w:id="575" w:author="Piyush Nanda" w:date="2023-01-04T15:48:00Z">
              <w:rPr>
                <w:rFonts w:ascii="Arial" w:hAnsi="Arial" w:cs="Arial"/>
                <w:noProof/>
                <w:sz w:val="22"/>
                <w:szCs w:val="22"/>
              </w:rPr>
            </w:rPrChange>
          </w:rPr>
          <w:drawing>
            <wp:anchor distT="0" distB="0" distL="114300" distR="114300" simplePos="0" relativeHeight="251659264" behindDoc="0" locked="0" layoutInCell="1" allowOverlap="1" wp14:anchorId="299278D7" wp14:editId="391116A5">
              <wp:simplePos x="0" y="0"/>
              <wp:positionH relativeFrom="column">
                <wp:posOffset>330835</wp:posOffset>
              </wp:positionH>
              <wp:positionV relativeFrom="paragraph">
                <wp:posOffset>492125</wp:posOffset>
              </wp:positionV>
              <wp:extent cx="6198235" cy="5269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98235" cy="5269230"/>
                      </a:xfrm>
                      <a:prstGeom prst="rect">
                        <a:avLst/>
                      </a:prstGeom>
                    </pic:spPr>
                  </pic:pic>
                </a:graphicData>
              </a:graphic>
              <wp14:sizeRelH relativeFrom="page">
                <wp14:pctWidth>0</wp14:pctWidth>
              </wp14:sizeRelH>
              <wp14:sizeRelV relativeFrom="page">
                <wp14:pctHeight>0</wp14:pctHeight>
              </wp14:sizeRelV>
            </wp:anchor>
          </w:drawing>
        </w:r>
      </w:del>
      <w:del w:id="576" w:author="Piyush Nanda" w:date="2023-01-08T20:23:00Z">
        <w:r w:rsidR="00AD450A" w:rsidRPr="00230905" w:rsidDel="006C0A78">
          <w:rPr>
            <w:rFonts w:ascii="Arial" w:hAnsi="Arial" w:cs="Arial"/>
            <w:b/>
            <w:bCs/>
            <w:sz w:val="22"/>
            <w:szCs w:val="22"/>
            <w:highlight w:val="yellow"/>
            <w:rPrChange w:id="577" w:author="Piyush Nanda" w:date="2023-01-04T15:48:00Z">
              <w:rPr>
                <w:rFonts w:ascii="Arial" w:hAnsi="Arial" w:cs="Arial"/>
                <w:b/>
                <w:bCs/>
                <w:sz w:val="22"/>
                <w:szCs w:val="22"/>
              </w:rPr>
            </w:rPrChange>
          </w:rPr>
          <w:delText>Steric Limited and Age Dependent Septum decay (SA) model recapitulates experimental cluster size distribu</w:delText>
        </w:r>
      </w:del>
      <w:ins w:id="578" w:author="Piyush Nanda" w:date="2023-01-08T20:38:00Z">
        <w:r w:rsidR="00683BE1">
          <w:rPr>
            <w:rFonts w:ascii="Arial" w:hAnsi="Arial" w:cs="Arial"/>
            <w:b/>
            <w:bCs/>
            <w:sz w:val="22"/>
            <w:szCs w:val="22"/>
          </w:rPr>
          <w:t xml:space="preserve">A steric-limited age-dependent fracture (SA) based dynamic network model predicts cluster size distributions </w:t>
        </w:r>
      </w:ins>
    </w:p>
    <w:p w14:paraId="547B4CAA" w14:textId="29759AF5" w:rsidR="006C0A78" w:rsidRDefault="006C0A78" w:rsidP="00F064E4">
      <w:pPr>
        <w:jc w:val="both"/>
        <w:rPr>
          <w:ins w:id="579" w:author="Piyush Nanda" w:date="2023-01-08T20:23:00Z"/>
          <w:rFonts w:ascii="Arial" w:hAnsi="Arial" w:cs="Arial"/>
          <w:b/>
          <w:bCs/>
          <w:sz w:val="22"/>
          <w:szCs w:val="22"/>
        </w:rPr>
      </w:pPr>
    </w:p>
    <w:p w14:paraId="7FAF9269" w14:textId="3597D2C4" w:rsidR="00AD450A" w:rsidDel="00081A12" w:rsidRDefault="00AD450A" w:rsidP="00F064E4">
      <w:pPr>
        <w:jc w:val="both"/>
        <w:rPr>
          <w:del w:id="580" w:author="Piyush Nanda" w:date="2023-01-01T12:47:00Z"/>
          <w:rFonts w:ascii="Arial" w:hAnsi="Arial" w:cs="Arial"/>
          <w:b/>
          <w:bCs/>
          <w:sz w:val="22"/>
          <w:szCs w:val="22"/>
        </w:rPr>
        <w:pPrChange w:id="581" w:author="Piyush Nanda" w:date="2023-01-25T14:26:00Z">
          <w:pPr>
            <w:jc w:val="both"/>
          </w:pPr>
        </w:pPrChange>
      </w:pPr>
    </w:p>
    <w:p w14:paraId="0F8151D8" w14:textId="77777777" w:rsidR="0019336C" w:rsidDel="00683BE1" w:rsidRDefault="0019336C" w:rsidP="00F064E4">
      <w:pPr>
        <w:jc w:val="both"/>
        <w:rPr>
          <w:del w:id="582" w:author="Piyush Nanda" w:date="2023-01-08T20:36:00Z"/>
          <w:rFonts w:ascii="Arial" w:hAnsi="Arial" w:cs="Arial"/>
          <w:sz w:val="22"/>
          <w:szCs w:val="22"/>
        </w:rPr>
        <w:pPrChange w:id="583" w:author="Piyush Nanda" w:date="2023-01-25T14:26:00Z">
          <w:pPr>
            <w:jc w:val="both"/>
          </w:pPr>
        </w:pPrChange>
      </w:pPr>
    </w:p>
    <w:p w14:paraId="44CC60E6" w14:textId="3129027F" w:rsidR="006F1864" w:rsidRDefault="00F573A0" w:rsidP="00F064E4">
      <w:pPr>
        <w:jc w:val="both"/>
        <w:rPr>
          <w:ins w:id="584" w:author="Piyush Nanda" w:date="2023-01-08T20:57:00Z"/>
          <w:rFonts w:ascii="Arial" w:eastAsiaTheme="minorEastAsia" w:hAnsi="Arial" w:cs="Arial"/>
          <w:sz w:val="22"/>
          <w:szCs w:val="22"/>
        </w:rPr>
      </w:pPr>
      <w:r w:rsidRPr="00F573A0">
        <w:rPr>
          <w:rFonts w:ascii="Arial" w:hAnsi="Arial" w:cs="Arial"/>
          <w:sz w:val="22"/>
          <w:szCs w:val="22"/>
        </w:rPr>
        <w:t>To test model predictions, we used a one-factor-at-a-time approach. For testing the effect of kissing number (</w:t>
      </w:r>
      <m:oMath>
        <m:r>
          <w:ins w:id="585" w:author="Piyush Nanda" w:date="2023-01-08T20:39:00Z">
            <w:rPr>
              <w:rFonts w:ascii="Cambria Math" w:hAnsi="Cambria Math" w:cs="Arial"/>
              <w:sz w:val="22"/>
              <w:szCs w:val="22"/>
            </w:rPr>
            <m:t>κ</m:t>
          </w:ins>
        </m:r>
      </m:oMath>
      <w:del w:id="586" w:author="Piyush Nanda" w:date="2023-01-08T20:39:00Z">
        <w:r w:rsidRPr="00F573A0" w:rsidDel="00683BE1">
          <w:rPr>
            <w:rFonts w:ascii="Arial" w:hAnsi="Arial" w:cs="Arial"/>
            <w:sz w:val="22"/>
            <w:szCs w:val="22"/>
          </w:rPr>
          <w:delText>k</w:delText>
        </w:r>
      </w:del>
      <w:r w:rsidRPr="00F573A0">
        <w:rPr>
          <w:rFonts w:ascii="Arial" w:hAnsi="Arial" w:cs="Arial"/>
          <w:sz w:val="22"/>
          <w:szCs w:val="22"/>
        </w:rPr>
        <w:t xml:space="preserve">) on cluster size distribution as obtained from both experiment and simulations, we varied the levels of </w:t>
      </w:r>
      <w:del w:id="587" w:author="Piyush Nanda" w:date="2023-01-08T20:39:00Z">
        <w:r w:rsidRPr="00F573A0" w:rsidDel="00683BE1">
          <w:rPr>
            <w:rFonts w:ascii="Arial" w:hAnsi="Arial" w:cs="Arial"/>
            <w:sz w:val="22"/>
            <w:szCs w:val="22"/>
          </w:rPr>
          <w:delText xml:space="preserve">BUD4 </w:delText>
        </w:r>
      </w:del>
      <w:ins w:id="588" w:author="Piyush Nanda" w:date="2023-01-08T20:39:00Z">
        <w:r w:rsidR="00683BE1">
          <w:rPr>
            <w:rFonts w:ascii="Arial" w:hAnsi="Arial" w:cs="Arial"/>
            <w:sz w:val="22"/>
            <w:szCs w:val="22"/>
          </w:rPr>
          <w:t>Bud4p</w:t>
        </w:r>
        <w:r w:rsidR="00683BE1" w:rsidRPr="00F573A0">
          <w:rPr>
            <w:rFonts w:ascii="Arial" w:hAnsi="Arial" w:cs="Arial"/>
            <w:sz w:val="22"/>
            <w:szCs w:val="22"/>
          </w:rPr>
          <w:t xml:space="preserve"> </w:t>
        </w:r>
      </w:ins>
      <w:r w:rsidRPr="00F573A0">
        <w:rPr>
          <w:rFonts w:ascii="Arial" w:hAnsi="Arial" w:cs="Arial"/>
          <w:sz w:val="22"/>
          <w:szCs w:val="22"/>
        </w:rPr>
        <w:t xml:space="preserve">protein in a strain with </w:t>
      </w:r>
      <w:r w:rsidRPr="00C87AF3">
        <w:rPr>
          <w:rFonts w:ascii="Arial" w:hAnsi="Arial" w:cs="Arial"/>
          <w:i/>
          <w:iCs/>
          <w:sz w:val="22"/>
          <w:szCs w:val="22"/>
        </w:rPr>
        <w:t>ace2∆</w:t>
      </w:r>
      <w:r w:rsidRPr="00F573A0">
        <w:rPr>
          <w:rFonts w:ascii="Arial" w:hAnsi="Arial" w:cs="Arial"/>
          <w:sz w:val="22"/>
          <w:szCs w:val="22"/>
        </w:rPr>
        <w:t xml:space="preserve"> background. For this, we used a beta-estradiol based inducible system</w:t>
      </w:r>
      <w:customXmlInsRangeStart w:id="589" w:author="Piyush Nanda" w:date="2023-01-26T10:18:00Z"/>
      <w:sdt>
        <w:sdtPr>
          <w:rPr>
            <w:rFonts w:ascii="Arial" w:hAnsi="Arial" w:cs="Arial"/>
            <w:color w:val="000000"/>
            <w:sz w:val="22"/>
            <w:szCs w:val="22"/>
            <w:vertAlign w:val="superscript"/>
            <w:rPrChange w:id="590" w:author="Piyush Nanda" w:date="2023-01-26T11:36:00Z">
              <w:rPr>
                <w:rFonts w:ascii="Arial" w:hAnsi="Arial" w:cs="Arial"/>
                <w:sz w:val="22"/>
                <w:szCs w:val="22"/>
              </w:rPr>
            </w:rPrChange>
          </w:rPr>
          <w:tag w:val="MENDELEY_CITATION_v3_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"/>
          <w:id w:val="-879318750"/>
          <w:placeholder>
            <w:docPart w:val="DefaultPlaceholder_-1854013440"/>
          </w:placeholder>
        </w:sdtPr>
        <w:sdtContent>
          <w:customXmlInsRangeEnd w:id="589"/>
          <w:ins w:id="591" w:author="Piyush Nanda" w:date="2023-01-26T11:36:00Z">
            <w:r w:rsidR="00C548E9" w:rsidRPr="00C548E9">
              <w:rPr>
                <w:rFonts w:ascii="Arial" w:hAnsi="Arial" w:cs="Arial"/>
                <w:color w:val="000000"/>
                <w:sz w:val="22"/>
                <w:szCs w:val="22"/>
                <w:vertAlign w:val="superscript"/>
              </w:rPr>
              <w:t>16</w:t>
            </w:r>
          </w:ins>
          <w:customXmlInsRangeStart w:id="592" w:author="Piyush Nanda" w:date="2023-01-26T10:18:00Z"/>
        </w:sdtContent>
      </w:sdt>
      <w:customXmlInsRangeEnd w:id="592"/>
      <w:r w:rsidRPr="00F573A0">
        <w:rPr>
          <w:rFonts w:ascii="Arial" w:hAnsi="Arial" w:cs="Arial"/>
          <w:sz w:val="22"/>
          <w:szCs w:val="22"/>
        </w:rPr>
        <w:t xml:space="preserve">, which allows tight </w:t>
      </w:r>
      <w:del w:id="593" w:author="Piyush Nanda" w:date="2023-01-08T20:40:00Z">
        <w:r w:rsidRPr="00F573A0" w:rsidDel="006F1864">
          <w:rPr>
            <w:rFonts w:ascii="Arial" w:hAnsi="Arial" w:cs="Arial"/>
            <w:sz w:val="22"/>
            <w:szCs w:val="22"/>
          </w:rPr>
          <w:delText>induction</w:delText>
        </w:r>
      </w:del>
      <w:ins w:id="594" w:author="Piyush Nanda" w:date="2023-01-08T20:40:00Z">
        <w:r w:rsidR="006F1864">
          <w:rPr>
            <w:rFonts w:ascii="Arial" w:hAnsi="Arial" w:cs="Arial"/>
            <w:sz w:val="22"/>
            <w:szCs w:val="22"/>
          </w:rPr>
          <w:t>regulation while minimizing effect of cell growth</w:t>
        </w:r>
      </w:ins>
      <w:ins w:id="595" w:author="Piyush Nanda" w:date="2023-01-08T20:41:00Z">
        <w:r w:rsidR="006F1864">
          <w:rPr>
            <w:rFonts w:ascii="Arial" w:hAnsi="Arial" w:cs="Arial"/>
            <w:sz w:val="22"/>
            <w:szCs w:val="22"/>
          </w:rPr>
          <w:t>, by replacing the native BUD4 promoter. High expression of BUD4 leads to axial</w:t>
        </w:r>
      </w:ins>
      <w:ins w:id="596" w:author="Piyush Nanda" w:date="2023-01-08T20:42:00Z">
        <w:r w:rsidR="006F1864">
          <w:rPr>
            <w:rFonts w:ascii="Arial" w:hAnsi="Arial" w:cs="Arial"/>
            <w:sz w:val="22"/>
            <w:szCs w:val="22"/>
          </w:rPr>
          <w:t xml:space="preserve"> budding (as observed in wild-type background) while shutting the expression off switches the budding pattern to bipolar. </w:t>
        </w:r>
      </w:ins>
      <w:del w:id="597" w:author="Piyush Nanda" w:date="2023-01-08T20:41:00Z">
        <w:r w:rsidRPr="00F573A0" w:rsidDel="006F1864">
          <w:rPr>
            <w:rFonts w:ascii="Arial" w:hAnsi="Arial" w:cs="Arial"/>
            <w:sz w:val="22"/>
            <w:szCs w:val="22"/>
          </w:rPr>
          <w:delText xml:space="preserve">. Experimentally, we switched on BUD4 using beta-estradiol, which switched bipolar budding to axial budding. </w:delText>
        </w:r>
      </w:del>
      <w:r w:rsidRPr="00F573A0">
        <w:rPr>
          <w:rFonts w:ascii="Arial" w:hAnsi="Arial" w:cs="Arial"/>
          <w:sz w:val="22"/>
          <w:szCs w:val="22"/>
        </w:rPr>
        <w:t>A bipolar pattern allows yeast two consecutively bud from distal poles, allowing the cells to have a higher kissing number. Using the pipeline described earlier (</w:t>
      </w:r>
      <w:r w:rsidRPr="00F573A0">
        <w:rPr>
          <w:rFonts w:ascii="Arial" w:hAnsi="Arial" w:cs="Arial"/>
          <w:b/>
          <w:bCs/>
          <w:sz w:val="22"/>
          <w:szCs w:val="22"/>
        </w:rPr>
        <w:t>Figure 2</w:t>
      </w:r>
      <w:r w:rsidRPr="00F573A0">
        <w:rPr>
          <w:rFonts w:ascii="Arial" w:hAnsi="Arial" w:cs="Arial"/>
          <w:sz w:val="22"/>
          <w:szCs w:val="22"/>
        </w:rPr>
        <w:t xml:space="preserve">), the cluster size distributions corresponding to BUD4-ON and BUD4-OFF were obtained. The maximum number of cells in a cluster obtained in the case of BUD4-OFF was between 128 and 256. This implies an expected kissing number of 8, as exceeding this would produce clusters with number of cells greater than 256. Similarly, for BUD4-ON clusters, the maximum number of cells per cluster was between 16 and 32, </w:t>
      </w:r>
      <w:del w:id="598" w:author="Piyush Nanda" w:date="2023-01-08T20:43:00Z">
        <w:r w:rsidRPr="00F573A0" w:rsidDel="006F1864">
          <w:rPr>
            <w:rFonts w:ascii="Arial" w:hAnsi="Arial" w:cs="Arial"/>
            <w:sz w:val="22"/>
            <w:szCs w:val="22"/>
          </w:rPr>
          <w:delText xml:space="preserve">indicating </w:delText>
        </w:r>
      </w:del>
      <w:ins w:id="599" w:author="Piyush Nanda" w:date="2023-01-08T20:43:00Z">
        <w:r w:rsidR="006F1864">
          <w:rPr>
            <w:rFonts w:ascii="Arial" w:hAnsi="Arial" w:cs="Arial"/>
            <w:sz w:val="22"/>
            <w:szCs w:val="22"/>
          </w:rPr>
          <w:t>implying</w:t>
        </w:r>
        <w:r w:rsidR="006F1864" w:rsidRPr="00F573A0">
          <w:rPr>
            <w:rFonts w:ascii="Arial" w:hAnsi="Arial" w:cs="Arial"/>
            <w:sz w:val="22"/>
            <w:szCs w:val="22"/>
          </w:rPr>
          <w:t xml:space="preserve"> </w:t>
        </w:r>
      </w:ins>
      <w:r w:rsidRPr="00F573A0">
        <w:rPr>
          <w:rFonts w:ascii="Arial" w:hAnsi="Arial" w:cs="Arial"/>
          <w:sz w:val="22"/>
          <w:szCs w:val="22"/>
        </w:rPr>
        <w:t>a kissing number</w:t>
      </w:r>
      <w:ins w:id="600" w:author="Piyush Nanda" w:date="2023-01-08T20:50:00Z">
        <w:r w:rsidR="000F527B">
          <w:rPr>
            <w:rFonts w:ascii="Arial" w:hAnsi="Arial" w:cs="Arial"/>
            <w:sz w:val="22"/>
            <w:szCs w:val="22"/>
          </w:rPr>
          <w:t xml:space="preserve"> </w:t>
        </w:r>
      </w:ins>
      <w:del w:id="601" w:author="Piyush Nanda" w:date="2023-01-08T20:50:00Z">
        <w:r w:rsidRPr="00F573A0" w:rsidDel="000F527B">
          <w:rPr>
            <w:rFonts w:ascii="Arial" w:hAnsi="Arial" w:cs="Arial"/>
            <w:sz w:val="22"/>
            <w:szCs w:val="22"/>
          </w:rPr>
          <w:delText xml:space="preserve"> </w:delText>
        </w:r>
      </w:del>
      <w:r w:rsidRPr="00F573A0">
        <w:rPr>
          <w:rFonts w:ascii="Arial" w:hAnsi="Arial" w:cs="Arial"/>
          <w:sz w:val="22"/>
          <w:szCs w:val="22"/>
        </w:rPr>
        <w:t>of 5. The doubling time</w:t>
      </w:r>
      <w:ins w:id="602" w:author="Piyush Nanda" w:date="2023-01-08T20:49:00Z">
        <w:r w:rsidR="000F527B">
          <w:rPr>
            <w:rFonts w:ascii="Arial" w:hAnsi="Arial" w:cs="Arial"/>
            <w:sz w:val="22"/>
            <w:szCs w:val="22"/>
          </w:rPr>
          <w:t>/</w:t>
        </w:r>
      </w:ins>
      <w:ins w:id="603" w:author="Piyush Nanda" w:date="2023-01-08T20:50:00Z">
        <w:r w:rsidR="000F527B">
          <w:rPr>
            <w:rFonts w:ascii="Arial" w:hAnsi="Arial" w:cs="Arial"/>
            <w:sz w:val="22"/>
            <w:szCs w:val="22"/>
          </w:rPr>
          <w:t>cell division rate (</w:t>
        </w:r>
      </w:ins>
      <m:oMath>
        <m:r>
          <w:ins w:id="604" w:author="Piyush Nanda" w:date="2023-01-08T20:51:00Z">
            <w:rPr>
              <w:rFonts w:ascii="Cambria Math" w:hAnsi="Cambria Math" w:cs="Arial"/>
              <w:sz w:val="22"/>
              <w:szCs w:val="22"/>
            </w:rPr>
            <m:t>λ</m:t>
          </w:ins>
        </m:r>
      </m:oMath>
      <w:ins w:id="605" w:author="Piyush Nanda" w:date="2023-01-08T20:50:00Z">
        <w:r w:rsidR="000F527B">
          <w:rPr>
            <w:rFonts w:ascii="Arial" w:hAnsi="Arial" w:cs="Arial"/>
            <w:sz w:val="22"/>
            <w:szCs w:val="22"/>
          </w:rPr>
          <w:t>)</w:t>
        </w:r>
      </w:ins>
      <w:r w:rsidRPr="00F573A0">
        <w:rPr>
          <w:rFonts w:ascii="Arial" w:hAnsi="Arial" w:cs="Arial"/>
          <w:sz w:val="22"/>
          <w:szCs w:val="22"/>
        </w:rPr>
        <w:t xml:space="preserve"> of the clusters was estimated from the growth curve (</w:t>
      </w:r>
      <w:r w:rsidRPr="00F573A0">
        <w:rPr>
          <w:rFonts w:ascii="Arial" w:hAnsi="Arial" w:cs="Arial"/>
          <w:b/>
          <w:bCs/>
          <w:sz w:val="22"/>
          <w:szCs w:val="22"/>
        </w:rPr>
        <w:t>Figure S</w:t>
      </w:r>
      <w:ins w:id="606" w:author="Piyush Nanda" w:date="2023-01-08T20:51:00Z">
        <w:r w:rsidR="000F527B">
          <w:rPr>
            <w:rFonts w:ascii="Arial" w:hAnsi="Arial" w:cs="Arial"/>
            <w:b/>
            <w:bCs/>
            <w:sz w:val="22"/>
            <w:szCs w:val="22"/>
          </w:rPr>
          <w:t>4</w:t>
        </w:r>
      </w:ins>
      <w:del w:id="607" w:author="Piyush Nanda" w:date="2023-01-08T20:51:00Z">
        <w:r w:rsidRPr="00F573A0" w:rsidDel="000F527B">
          <w:rPr>
            <w:rFonts w:ascii="Arial" w:hAnsi="Arial" w:cs="Arial"/>
            <w:b/>
            <w:bCs/>
            <w:sz w:val="22"/>
            <w:szCs w:val="22"/>
          </w:rPr>
          <w:delText>5</w:delText>
        </w:r>
      </w:del>
      <w:r w:rsidRPr="00F573A0">
        <w:rPr>
          <w:rFonts w:ascii="Arial" w:hAnsi="Arial" w:cs="Arial"/>
          <w:sz w:val="22"/>
          <w:szCs w:val="22"/>
        </w:rPr>
        <w:t>).</w:t>
      </w:r>
      <w:ins w:id="608" w:author="Piyush Nanda" w:date="2023-01-08T20:52:00Z">
        <w:r w:rsidR="000F527B">
          <w:rPr>
            <w:rFonts w:ascii="Arial" w:hAnsi="Arial" w:cs="Arial"/>
            <w:sz w:val="22"/>
            <w:szCs w:val="22"/>
          </w:rPr>
          <w:t xml:space="preserve"> The link breaking rate (</w:t>
        </w:r>
      </w:ins>
      <m:oMath>
        <m:r>
          <w:ins w:id="609" w:author="Piyush Nanda" w:date="2023-01-08T20:52:00Z">
            <w:rPr>
              <w:rFonts w:ascii="Cambria Math" w:hAnsi="Cambria Math" w:cs="Arial"/>
              <w:sz w:val="22"/>
              <w:szCs w:val="22"/>
            </w:rPr>
            <m:t>δ</m:t>
          </w:ins>
        </m:r>
      </m:oMath>
      <w:ins w:id="610" w:author="Piyush Nanda" w:date="2023-01-08T20:52:00Z">
        <w:r w:rsidR="000F527B">
          <w:rPr>
            <w:rFonts w:ascii="Arial" w:hAnsi="Arial" w:cs="Arial"/>
            <w:sz w:val="22"/>
            <w:szCs w:val="22"/>
          </w:rPr>
          <w:t>)</w:t>
        </w:r>
      </w:ins>
      <w:r w:rsidRPr="00F573A0">
        <w:rPr>
          <w:rFonts w:ascii="Arial" w:hAnsi="Arial" w:cs="Arial"/>
          <w:sz w:val="22"/>
          <w:szCs w:val="22"/>
        </w:rPr>
        <w:t xml:space="preserve"> </w:t>
      </w:r>
      <w:ins w:id="611" w:author="Piyush Nanda" w:date="2023-01-08T20:52:00Z">
        <w:r w:rsidR="000F527B">
          <w:rPr>
            <w:rFonts w:ascii="Arial" w:hAnsi="Arial" w:cs="Arial"/>
            <w:sz w:val="22"/>
            <w:szCs w:val="22"/>
          </w:rPr>
          <w:t xml:space="preserve">for SA model </w:t>
        </w:r>
      </w:ins>
      <w:ins w:id="612" w:author="Piyush Nanda" w:date="2023-01-08T20:54:00Z">
        <w:r w:rsidR="000F527B">
          <w:rPr>
            <w:rFonts w:ascii="Arial" w:hAnsi="Arial" w:cs="Arial"/>
            <w:sz w:val="22"/>
            <w:szCs w:val="22"/>
          </w:rPr>
          <w:t>was set to a very high value (</w:t>
        </w:r>
      </w:ins>
      <m:oMath>
        <m:r>
          <w:ins w:id="613" w:author="Piyush Nanda" w:date="2023-01-08T20:54:00Z">
            <w:rPr>
              <w:rFonts w:ascii="Cambria Math" w:hAnsi="Cambria Math" w:cs="Arial"/>
              <w:sz w:val="22"/>
              <w:szCs w:val="22"/>
            </w:rPr>
            <m:t>δ</m:t>
          </w:ins>
        </m:r>
        <m:r>
          <w:ins w:id="614" w:author="Piyush Nanda" w:date="2023-01-08T20:55:00Z">
            <w:rPr>
              <w:rFonts w:ascii="Cambria Math" w:hAnsi="Cambria Math" w:cs="Arial"/>
              <w:sz w:val="22"/>
              <w:szCs w:val="22"/>
            </w:rPr>
            <m:t>=0.01</m:t>
          </w:ins>
        </m:r>
        <m:sSup>
          <m:sSupPr>
            <m:ctrlPr>
              <w:ins w:id="615" w:author="Piyush Nanda" w:date="2023-01-08T20:55:00Z">
                <w:rPr>
                  <w:rFonts w:ascii="Cambria Math" w:hAnsi="Cambria Math" w:cs="Arial"/>
                  <w:i/>
                  <w:sz w:val="22"/>
                  <w:szCs w:val="22"/>
                </w:rPr>
              </w:ins>
            </m:ctrlPr>
          </m:sSupPr>
          <m:e>
            <m:r>
              <w:ins w:id="616" w:author="Piyush Nanda" w:date="2023-01-08T20:55:00Z">
                <w:rPr>
                  <w:rFonts w:ascii="Cambria Math" w:hAnsi="Cambria Math" w:cs="Arial"/>
                  <w:sz w:val="22"/>
                  <w:szCs w:val="22"/>
                </w:rPr>
                <m:t>h</m:t>
              </w:ins>
            </m:r>
          </m:e>
          <m:sup>
            <m:r>
              <w:ins w:id="617" w:author="Piyush Nanda" w:date="2023-01-08T20:55:00Z">
                <w:rPr>
                  <w:rFonts w:ascii="Cambria Math" w:hAnsi="Cambria Math" w:cs="Arial"/>
                  <w:sz w:val="22"/>
                  <w:szCs w:val="22"/>
                </w:rPr>
                <m:t>-1</m:t>
              </w:ins>
            </m:r>
          </m:sup>
        </m:sSup>
        <m:r>
          <w:ins w:id="618" w:author="Piyush Nanda" w:date="2023-01-08T20:55:00Z">
            <w:rPr>
              <w:rFonts w:ascii="Cambria Math" w:hAnsi="Cambria Math" w:cs="Arial"/>
              <w:sz w:val="22"/>
              <w:szCs w:val="22"/>
            </w:rPr>
            <m:t>)</m:t>
          </w:ins>
        </m:r>
      </m:oMath>
      <w:ins w:id="619" w:author="Piyush Nanda" w:date="2023-01-08T20:55:00Z">
        <w:r w:rsidR="000F527B">
          <w:rPr>
            <w:rFonts w:ascii="Arial" w:eastAsiaTheme="minorEastAsia" w:hAnsi="Arial" w:cs="Arial"/>
            <w:sz w:val="22"/>
            <w:szCs w:val="22"/>
          </w:rPr>
          <w:t xml:space="preserve"> such that</w:t>
        </w:r>
      </w:ins>
      <w:ins w:id="620" w:author="Piyush Nanda" w:date="2023-01-08T20:56:00Z">
        <w:r w:rsidR="000F527B">
          <w:rPr>
            <w:rFonts w:ascii="Arial" w:eastAsiaTheme="minorEastAsia" w:hAnsi="Arial" w:cs="Arial"/>
            <w:sz w:val="22"/>
            <w:szCs w:val="22"/>
          </w:rPr>
          <w:t xml:space="preserve"> link breaking doesn’t fundamentally limit the size of the clusters. The cutoff value for</w:t>
        </w:r>
      </w:ins>
      <w:ins w:id="621" w:author="Piyush Nanda" w:date="2023-01-08T20:55:00Z">
        <w:r w:rsidR="000F527B">
          <w:rPr>
            <w:rFonts w:ascii="Arial" w:eastAsiaTheme="minorEastAsia" w:hAnsi="Arial" w:cs="Arial"/>
            <w:sz w:val="22"/>
            <w:szCs w:val="22"/>
          </w:rPr>
          <w:t xml:space="preserve"> </w:t>
        </w:r>
      </w:ins>
      <m:oMath>
        <m:r>
          <w:ins w:id="622" w:author="Piyush Nanda" w:date="2023-01-08T20:56:00Z">
            <w:rPr>
              <w:rFonts w:ascii="Cambria Math" w:hAnsi="Cambria Math" w:cs="Arial"/>
              <w:sz w:val="22"/>
              <w:szCs w:val="22"/>
            </w:rPr>
            <m:t>δ</m:t>
          </w:ins>
        </m:r>
      </m:oMath>
      <w:ins w:id="623" w:author="Piyush Nanda" w:date="2023-01-08T20:56:00Z">
        <w:r w:rsidR="000F527B">
          <w:rPr>
            <w:rFonts w:ascii="Arial" w:eastAsiaTheme="minorEastAsia" w:hAnsi="Arial" w:cs="Arial"/>
            <w:sz w:val="22"/>
            <w:szCs w:val="22"/>
          </w:rPr>
          <w:t xml:space="preserve"> was estimated in the follow</w:t>
        </w:r>
      </w:ins>
      <w:proofErr w:type="spellStart"/>
      <w:ins w:id="624" w:author="Piyush Nanda" w:date="2023-01-08T20:57:00Z">
        <w:r w:rsidR="000F527B">
          <w:rPr>
            <w:rFonts w:ascii="Arial" w:eastAsiaTheme="minorEastAsia" w:hAnsi="Arial" w:cs="Arial"/>
            <w:sz w:val="22"/>
            <w:szCs w:val="22"/>
          </w:rPr>
          <w:t>ing</w:t>
        </w:r>
        <w:proofErr w:type="spellEnd"/>
        <w:r w:rsidR="000F527B">
          <w:rPr>
            <w:rFonts w:ascii="Arial" w:eastAsiaTheme="minorEastAsia" w:hAnsi="Arial" w:cs="Arial"/>
            <w:sz w:val="22"/>
            <w:szCs w:val="22"/>
          </w:rPr>
          <w:t xml:space="preserve"> manner:</w:t>
        </w:r>
      </w:ins>
    </w:p>
    <w:p w14:paraId="3D71D106" w14:textId="0D2F092E" w:rsidR="000F527B" w:rsidRDefault="000F527B" w:rsidP="00F064E4">
      <w:pPr>
        <w:jc w:val="both"/>
        <w:rPr>
          <w:ins w:id="625" w:author="Piyush Nanda" w:date="2023-01-08T20:57:00Z"/>
          <w:rFonts w:ascii="Arial" w:eastAsiaTheme="minorEastAsia" w:hAnsi="Arial" w:cs="Arial"/>
          <w:sz w:val="22"/>
          <w:szCs w:val="22"/>
        </w:rPr>
      </w:pPr>
    </w:p>
    <w:p w14:paraId="607FD7A4" w14:textId="240A2189" w:rsidR="000F527B" w:rsidRDefault="000F527B" w:rsidP="00F064E4">
      <w:pPr>
        <w:jc w:val="both"/>
        <w:rPr>
          <w:ins w:id="626" w:author="Piyush Nanda" w:date="2023-01-08T21:39:00Z"/>
          <w:rFonts w:ascii="Arial" w:eastAsiaTheme="minorEastAsia" w:hAnsi="Arial" w:cs="Arial"/>
          <w:sz w:val="22"/>
          <w:szCs w:val="22"/>
        </w:rPr>
      </w:pPr>
      <w:ins w:id="627" w:author="Piyush Nanda" w:date="2023-01-08T20:57:00Z">
        <w:r>
          <w:rPr>
            <w:rFonts w:ascii="Arial" w:eastAsiaTheme="minorEastAsia" w:hAnsi="Arial" w:cs="Arial"/>
            <w:sz w:val="22"/>
            <w:szCs w:val="22"/>
          </w:rPr>
          <w:t xml:space="preserve">Formation of cluster close to the maximum size (set by </w:t>
        </w:r>
      </w:ins>
      <m:oMath>
        <m:r>
          <w:ins w:id="628" w:author="Piyush Nanda" w:date="2023-01-08T20:58:00Z">
            <w:rPr>
              <w:rFonts w:ascii="Cambria Math" w:hAnsi="Cambria Math" w:cs="Arial"/>
              <w:sz w:val="22"/>
              <w:szCs w:val="22"/>
            </w:rPr>
            <m:t>κ</m:t>
          </w:ins>
        </m:r>
      </m:oMath>
      <w:ins w:id="629" w:author="Piyush Nanda" w:date="2023-01-08T20:58:00Z">
        <w:r>
          <w:rPr>
            <w:rFonts w:ascii="Arial" w:eastAsiaTheme="minorEastAsia" w:hAnsi="Arial" w:cs="Arial"/>
            <w:sz w:val="22"/>
            <w:szCs w:val="22"/>
          </w:rPr>
          <w:t>) takes</w:t>
        </w:r>
      </w:ins>
      <w:ins w:id="630" w:author="Piyush Nanda" w:date="2023-01-09T09:24:00Z">
        <w:r w:rsidR="0031654E">
          <w:rPr>
            <w:rFonts w:ascii="Arial" w:eastAsiaTheme="minorEastAsia" w:hAnsi="Arial" w:cs="Arial"/>
            <w:sz w:val="22"/>
            <w:szCs w:val="22"/>
          </w:rPr>
          <w:t xml:space="preserve"> time</w:t>
        </w:r>
      </w:ins>
      <w:ins w:id="631" w:author="Piyush Nanda" w:date="2023-01-08T20:58:00Z">
        <w:r>
          <w:rPr>
            <w:rFonts w:ascii="Arial" w:eastAsiaTheme="minorEastAsia" w:hAnsi="Arial" w:cs="Arial"/>
            <w:sz w:val="22"/>
            <w:szCs w:val="22"/>
          </w:rPr>
          <w:t xml:space="preserve"> </w:t>
        </w:r>
      </w:ins>
      <m:oMath>
        <m:r>
          <w:ins w:id="632" w:author="Piyush Nanda" w:date="2023-01-08T21:08:00Z">
            <w:rPr>
              <w:rFonts w:ascii="Cambria Math" w:eastAsiaTheme="minorEastAsia" w:hAnsi="Cambria Math" w:cs="Arial"/>
              <w:sz w:val="22"/>
              <w:szCs w:val="22"/>
            </w:rPr>
            <m:t>α=</m:t>
          </w:ins>
        </m:r>
        <m:r>
          <w:ins w:id="633" w:author="Piyush Nanda" w:date="2023-01-08T20:58:00Z">
            <w:rPr>
              <w:rFonts w:ascii="Cambria Math" w:hAnsi="Cambria Math" w:cs="Arial"/>
              <w:sz w:val="22"/>
              <w:szCs w:val="22"/>
            </w:rPr>
            <m:t>κ*(</m:t>
          </w:ins>
        </m:r>
        <m:f>
          <m:fPr>
            <m:ctrlPr>
              <w:ins w:id="634" w:author="Piyush Nanda" w:date="2023-01-08T20:58:00Z">
                <w:rPr>
                  <w:rFonts w:ascii="Cambria Math" w:hAnsi="Cambria Math" w:cs="Arial"/>
                  <w:i/>
                  <w:sz w:val="22"/>
                  <w:szCs w:val="22"/>
                </w:rPr>
              </w:ins>
            </m:ctrlPr>
          </m:fPr>
          <m:num>
            <m:func>
              <m:funcPr>
                <m:ctrlPr>
                  <w:ins w:id="635" w:author="Piyush Nanda" w:date="2023-01-08T20:58:00Z">
                    <w:rPr>
                      <w:rFonts w:ascii="Cambria Math" w:hAnsi="Cambria Math" w:cs="Arial"/>
                      <w:i/>
                      <w:sz w:val="22"/>
                      <w:szCs w:val="22"/>
                    </w:rPr>
                  </w:ins>
                </m:ctrlPr>
              </m:funcPr>
              <m:fName>
                <m:r>
                  <w:ins w:id="636" w:author="Piyush Nanda" w:date="2023-01-08T20:58:00Z">
                    <m:rPr>
                      <m:sty m:val="p"/>
                    </m:rPr>
                    <w:rPr>
                      <w:rFonts w:ascii="Cambria Math" w:hAnsi="Cambria Math" w:cs="Arial"/>
                      <w:sz w:val="22"/>
                      <w:szCs w:val="22"/>
                    </w:rPr>
                    <m:t>log</m:t>
                  </w:ins>
                </m:r>
              </m:fName>
              <m:e>
                <m:r>
                  <w:ins w:id="637" w:author="Piyush Nanda" w:date="2023-01-08T20:58:00Z">
                    <w:rPr>
                      <w:rFonts w:ascii="Cambria Math" w:hAnsi="Cambria Math" w:cs="Arial"/>
                      <w:sz w:val="22"/>
                      <w:szCs w:val="22"/>
                    </w:rPr>
                    <m:t>2</m:t>
                  </w:ins>
                </m:r>
              </m:e>
            </m:func>
          </m:num>
          <m:den>
            <m:r>
              <w:ins w:id="638" w:author="Piyush Nanda" w:date="2023-01-08T20:58:00Z">
                <w:rPr>
                  <w:rFonts w:ascii="Cambria Math" w:hAnsi="Cambria Math" w:cs="Arial"/>
                  <w:sz w:val="22"/>
                  <w:szCs w:val="22"/>
                </w:rPr>
                <m:t>λ</m:t>
              </w:ins>
            </m:r>
          </m:den>
        </m:f>
        <m:r>
          <w:ins w:id="639" w:author="Piyush Nanda" w:date="2023-01-08T20:58:00Z">
            <w:rPr>
              <w:rFonts w:ascii="Cambria Math" w:hAnsi="Cambria Math" w:cs="Arial"/>
              <w:sz w:val="22"/>
              <w:szCs w:val="22"/>
            </w:rPr>
            <m:t>)</m:t>
          </w:ins>
        </m:r>
      </m:oMath>
      <w:ins w:id="640" w:author="Piyush Nanda" w:date="2023-01-08T20:59:00Z">
        <w:r>
          <w:rPr>
            <w:rFonts w:ascii="Arial" w:eastAsiaTheme="minorEastAsia" w:hAnsi="Arial" w:cs="Arial"/>
            <w:sz w:val="22"/>
            <w:szCs w:val="22"/>
          </w:rPr>
          <w:t xml:space="preserve"> where </w:t>
        </w:r>
      </w:ins>
      <m:oMath>
        <m:f>
          <m:fPr>
            <m:ctrlPr>
              <w:ins w:id="641" w:author="Piyush Nanda" w:date="2023-01-08T20:59:00Z">
                <w:rPr>
                  <w:rFonts w:ascii="Cambria Math" w:hAnsi="Cambria Math" w:cs="Arial"/>
                  <w:i/>
                  <w:sz w:val="22"/>
                  <w:szCs w:val="22"/>
                </w:rPr>
              </w:ins>
            </m:ctrlPr>
          </m:fPr>
          <m:num>
            <m:func>
              <m:funcPr>
                <m:ctrlPr>
                  <w:ins w:id="642" w:author="Piyush Nanda" w:date="2023-01-08T20:59:00Z">
                    <w:rPr>
                      <w:rFonts w:ascii="Cambria Math" w:hAnsi="Cambria Math" w:cs="Arial"/>
                      <w:i/>
                      <w:sz w:val="22"/>
                      <w:szCs w:val="22"/>
                    </w:rPr>
                  </w:ins>
                </m:ctrlPr>
              </m:funcPr>
              <m:fName>
                <m:r>
                  <w:ins w:id="643" w:author="Piyush Nanda" w:date="2023-01-08T20:59:00Z">
                    <m:rPr>
                      <m:sty m:val="p"/>
                    </m:rPr>
                    <w:rPr>
                      <w:rFonts w:ascii="Cambria Math" w:hAnsi="Cambria Math" w:cs="Arial"/>
                      <w:sz w:val="22"/>
                      <w:szCs w:val="22"/>
                    </w:rPr>
                    <m:t>log</m:t>
                  </w:ins>
                </m:r>
              </m:fName>
              <m:e>
                <m:r>
                  <w:ins w:id="644" w:author="Piyush Nanda" w:date="2023-01-08T20:59:00Z">
                    <w:rPr>
                      <w:rFonts w:ascii="Cambria Math" w:hAnsi="Cambria Math" w:cs="Arial"/>
                      <w:sz w:val="22"/>
                      <w:szCs w:val="22"/>
                    </w:rPr>
                    <m:t>2</m:t>
                  </w:ins>
                </m:r>
              </m:e>
            </m:func>
          </m:num>
          <m:den>
            <m:r>
              <w:ins w:id="645" w:author="Piyush Nanda" w:date="2023-01-08T20:59:00Z">
                <w:rPr>
                  <w:rFonts w:ascii="Cambria Math" w:hAnsi="Cambria Math" w:cs="Arial"/>
                  <w:sz w:val="22"/>
                  <w:szCs w:val="22"/>
                </w:rPr>
                <m:t>λ</m:t>
              </w:ins>
            </m:r>
          </m:den>
        </m:f>
      </m:oMath>
      <w:ins w:id="646" w:author="Piyush Nanda" w:date="2023-01-08T20:59:00Z">
        <w:r>
          <w:rPr>
            <w:rFonts w:ascii="Arial" w:eastAsiaTheme="minorEastAsia" w:hAnsi="Arial" w:cs="Arial"/>
            <w:sz w:val="22"/>
            <w:szCs w:val="22"/>
          </w:rPr>
          <w:t xml:space="preserve"> is the cell doubling time assuming all the cells in a cluster divide at the same rate</w:t>
        </w:r>
      </w:ins>
      <w:ins w:id="647" w:author="Piyush Nanda" w:date="2023-01-08T21:48:00Z">
        <w:r w:rsidR="00BF68E0">
          <w:rPr>
            <w:rFonts w:ascii="Arial" w:eastAsiaTheme="minorEastAsia" w:hAnsi="Arial" w:cs="Arial"/>
            <w:sz w:val="22"/>
            <w:szCs w:val="22"/>
          </w:rPr>
          <w:t xml:space="preserve"> and </w:t>
        </w:r>
      </w:ins>
      <m:oMath>
        <m:r>
          <w:ins w:id="648" w:author="Piyush Nanda" w:date="2023-01-08T21:48:00Z">
            <w:rPr>
              <w:rFonts w:ascii="Cambria Math" w:eastAsiaTheme="minorEastAsia" w:hAnsi="Cambria Math" w:cs="Arial"/>
              <w:sz w:val="22"/>
              <w:szCs w:val="22"/>
            </w:rPr>
            <m:t>α</m:t>
          </w:ins>
        </m:r>
      </m:oMath>
      <w:ins w:id="649" w:author="Piyush Nanda" w:date="2023-01-08T21:48:00Z">
        <w:r w:rsidR="00BF68E0">
          <w:rPr>
            <w:rFonts w:ascii="Arial" w:eastAsiaTheme="minorEastAsia" w:hAnsi="Arial" w:cs="Arial"/>
            <w:sz w:val="22"/>
            <w:szCs w:val="22"/>
          </w:rPr>
          <w:t xml:space="preserve"> is the number of generations lapsed</w:t>
        </w:r>
      </w:ins>
      <w:ins w:id="650" w:author="Piyush Nanda" w:date="2023-01-08T20:59:00Z">
        <w:r>
          <w:rPr>
            <w:rFonts w:ascii="Arial" w:eastAsiaTheme="minorEastAsia" w:hAnsi="Arial" w:cs="Arial"/>
            <w:sz w:val="22"/>
            <w:szCs w:val="22"/>
          </w:rPr>
          <w:t>. In SA model, the time for which a link</w:t>
        </w:r>
      </w:ins>
      <w:ins w:id="651" w:author="Piyush Nanda" w:date="2023-01-08T21:00:00Z">
        <w:r>
          <w:rPr>
            <w:rFonts w:ascii="Arial" w:eastAsiaTheme="minorEastAsia" w:hAnsi="Arial" w:cs="Arial"/>
            <w:sz w:val="22"/>
            <w:szCs w:val="22"/>
          </w:rPr>
          <w:t xml:space="preserve"> remains intact is derived from an exponential distribution</w:t>
        </w:r>
        <w:r w:rsidR="00154846">
          <w:rPr>
            <w:rFonts w:ascii="Arial" w:eastAsiaTheme="minorEastAsia" w:hAnsi="Arial" w:cs="Arial"/>
            <w:sz w:val="22"/>
            <w:szCs w:val="22"/>
          </w:rPr>
          <w:t xml:space="preserve">, </w:t>
        </w:r>
      </w:ins>
      <m:oMath>
        <m:r>
          <w:ins w:id="652" w:author="Piyush Nanda" w:date="2023-01-08T21:00:00Z">
            <w:rPr>
              <w:rFonts w:ascii="Cambria Math" w:eastAsiaTheme="minorEastAsia" w:hAnsi="Cambria Math" w:cs="Arial"/>
              <w:sz w:val="22"/>
              <w:szCs w:val="22"/>
            </w:rPr>
            <m:t>P</m:t>
          </w:ins>
        </m:r>
        <m:d>
          <m:dPr>
            <m:ctrlPr>
              <w:ins w:id="653" w:author="Piyush Nanda" w:date="2023-01-08T21:00:00Z">
                <w:rPr>
                  <w:rFonts w:ascii="Cambria Math" w:eastAsiaTheme="minorEastAsia" w:hAnsi="Cambria Math" w:cs="Arial"/>
                  <w:i/>
                  <w:sz w:val="22"/>
                  <w:szCs w:val="22"/>
                </w:rPr>
              </w:ins>
            </m:ctrlPr>
          </m:dPr>
          <m:e>
            <m:r>
              <w:ins w:id="654" w:author="Piyush Nanda" w:date="2023-01-08T21:00:00Z">
                <w:rPr>
                  <w:rFonts w:ascii="Cambria Math" w:eastAsiaTheme="minorEastAsia" w:hAnsi="Cambria Math" w:cs="Arial"/>
                  <w:sz w:val="22"/>
                  <w:szCs w:val="22"/>
                </w:rPr>
                <m:t>t</m:t>
              </w:ins>
            </m:r>
          </m:e>
        </m:d>
        <m:r>
          <w:ins w:id="655" w:author="Piyush Nanda" w:date="2023-01-08T21:00:00Z">
            <w:rPr>
              <w:rFonts w:ascii="Cambria Math" w:eastAsiaTheme="minorEastAsia" w:hAnsi="Cambria Math" w:cs="Arial"/>
              <w:sz w:val="22"/>
              <w:szCs w:val="22"/>
            </w:rPr>
            <m:t>=</m:t>
          </w:ins>
        </m:r>
        <m:r>
          <w:ins w:id="656" w:author="Piyush Nanda" w:date="2023-01-08T21:02:00Z">
            <w:rPr>
              <w:rFonts w:ascii="Cambria Math" w:hAnsi="Cambria Math" w:cs="Arial"/>
              <w:sz w:val="22"/>
              <w:szCs w:val="22"/>
            </w:rPr>
            <m:t xml:space="preserve"> δ</m:t>
          </w:ins>
        </m:r>
        <m:sSup>
          <m:sSupPr>
            <m:ctrlPr>
              <w:ins w:id="657" w:author="Piyush Nanda" w:date="2023-01-08T21:02:00Z">
                <w:rPr>
                  <w:rFonts w:ascii="Cambria Math" w:hAnsi="Cambria Math" w:cs="Arial"/>
                  <w:i/>
                  <w:sz w:val="22"/>
                  <w:szCs w:val="22"/>
                </w:rPr>
              </w:ins>
            </m:ctrlPr>
          </m:sSupPr>
          <m:e>
            <m:r>
              <w:ins w:id="658" w:author="Piyush Nanda" w:date="2023-01-08T21:03:00Z">
                <w:rPr>
                  <w:rFonts w:ascii="Cambria Math" w:hAnsi="Cambria Math" w:cs="Arial"/>
                  <w:sz w:val="22"/>
                  <w:szCs w:val="22"/>
                </w:rPr>
                <m:t>e</m:t>
              </w:ins>
            </m:r>
          </m:e>
          <m:sup>
            <m:r>
              <w:ins w:id="659" w:author="Piyush Nanda" w:date="2023-01-08T21:03:00Z">
                <w:rPr>
                  <w:rFonts w:ascii="Cambria Math" w:hAnsi="Cambria Math" w:cs="Arial"/>
                  <w:sz w:val="22"/>
                  <w:szCs w:val="22"/>
                </w:rPr>
                <m:t>-δt</m:t>
              </w:ins>
            </m:r>
          </m:sup>
        </m:sSup>
      </m:oMath>
      <w:ins w:id="660" w:author="Piyush Nanda" w:date="2023-01-08T21:03:00Z">
        <w:r w:rsidR="00154846">
          <w:rPr>
            <w:rFonts w:ascii="Arial" w:eastAsiaTheme="minorEastAsia" w:hAnsi="Arial" w:cs="Arial"/>
            <w:sz w:val="22"/>
            <w:szCs w:val="22"/>
          </w:rPr>
          <w:t xml:space="preserve">. Now </w:t>
        </w:r>
      </w:ins>
      <m:oMath>
        <m:r>
          <w:ins w:id="661" w:author="Piyush Nanda" w:date="2023-01-08T21:03:00Z">
            <w:rPr>
              <w:rFonts w:ascii="Cambria Math" w:eastAsiaTheme="minorEastAsia" w:hAnsi="Cambria Math" w:cs="Arial"/>
              <w:sz w:val="22"/>
              <w:szCs w:val="22"/>
            </w:rPr>
            <m:t>P(</m:t>
          </w:ins>
        </m:r>
        <m:r>
          <w:ins w:id="662" w:author="Piyush Nanda" w:date="2023-01-08T21:08:00Z">
            <w:rPr>
              <w:rFonts w:ascii="Cambria Math" w:hAnsi="Cambria Math" w:cs="Arial"/>
              <w:sz w:val="22"/>
              <w:szCs w:val="22"/>
            </w:rPr>
            <m:t>α</m:t>
          </w:ins>
        </m:r>
        <m:r>
          <w:ins w:id="663" w:author="Piyush Nanda" w:date="2023-01-08T21:04:00Z">
            <w:rPr>
              <w:rFonts w:ascii="Cambria Math" w:hAnsi="Cambria Math" w:cs="Arial"/>
              <w:sz w:val="22"/>
              <w:szCs w:val="22"/>
            </w:rPr>
            <m:t>)</m:t>
          </w:ins>
        </m:r>
      </m:oMath>
      <w:ins w:id="664" w:author="Piyush Nanda" w:date="2023-01-08T21:03:00Z">
        <w:r w:rsidR="00154846">
          <w:rPr>
            <w:rFonts w:ascii="Arial" w:eastAsiaTheme="minorEastAsia" w:hAnsi="Arial" w:cs="Arial"/>
            <w:sz w:val="22"/>
            <w:szCs w:val="22"/>
          </w:rPr>
          <w:t xml:space="preserve"> </w:t>
        </w:r>
      </w:ins>
      <w:ins w:id="665" w:author="Piyush Nanda" w:date="2023-01-08T21:04:00Z">
        <w:r w:rsidR="00154846">
          <w:rPr>
            <w:rFonts w:ascii="Arial" w:eastAsiaTheme="minorEastAsia" w:hAnsi="Arial" w:cs="Arial"/>
            <w:sz w:val="22"/>
            <w:szCs w:val="22"/>
          </w:rPr>
          <w:t>is the probability that the oldest link fractures at the instant the cluster reaches the kissing number</w:t>
        </w:r>
      </w:ins>
      <w:ins w:id="666" w:author="Piyush Nanda" w:date="2023-01-08T21:34:00Z">
        <w:r w:rsidR="005B3FD8">
          <w:rPr>
            <w:rFonts w:ascii="Arial" w:eastAsiaTheme="minorEastAsia" w:hAnsi="Arial" w:cs="Arial"/>
            <w:sz w:val="22"/>
            <w:szCs w:val="22"/>
          </w:rPr>
          <w:t xml:space="preserve"> and </w:t>
        </w:r>
      </w:ins>
      <m:oMath>
        <m:r>
          <w:ins w:id="667" w:author="Piyush Nanda" w:date="2023-01-08T21:34:00Z">
            <w:rPr>
              <w:rFonts w:ascii="Cambria Math" w:eastAsiaTheme="minorEastAsia" w:hAnsi="Cambria Math" w:cs="Arial"/>
              <w:sz w:val="22"/>
              <w:szCs w:val="22"/>
            </w:rPr>
            <m:t>P</m:t>
          </w:ins>
        </m:r>
        <m:d>
          <m:dPr>
            <m:ctrlPr>
              <w:ins w:id="668" w:author="Piyush Nanda" w:date="2023-01-08T21:34:00Z">
                <w:rPr>
                  <w:rFonts w:ascii="Cambria Math" w:eastAsiaTheme="minorEastAsia" w:hAnsi="Cambria Math" w:cs="Arial"/>
                  <w:i/>
                  <w:sz w:val="22"/>
                  <w:szCs w:val="22"/>
                </w:rPr>
              </w:ins>
            </m:ctrlPr>
          </m:dPr>
          <m:e>
            <m:r>
              <w:ins w:id="669" w:author="Piyush Nanda" w:date="2023-01-08T21:34:00Z">
                <w:rPr>
                  <w:rFonts w:ascii="Cambria Math" w:eastAsiaTheme="minorEastAsia" w:hAnsi="Cambria Math" w:cs="Arial"/>
                  <w:sz w:val="22"/>
                  <w:szCs w:val="22"/>
                </w:rPr>
                <m:t>κ</m:t>
              </w:ins>
            </m:r>
          </m:e>
        </m:d>
        <m:r>
          <w:ins w:id="670" w:author="Piyush Nanda" w:date="2023-01-08T21:35:00Z">
            <w:rPr>
              <w:rFonts w:ascii="Cambria Math" w:eastAsiaTheme="minorEastAsia" w:hAnsi="Cambria Math" w:cs="Arial"/>
              <w:sz w:val="22"/>
              <w:szCs w:val="22"/>
            </w:rPr>
            <m:t xml:space="preserve">=p </m:t>
          </w:ins>
        </m:r>
      </m:oMath>
      <w:ins w:id="671" w:author="Piyush Nanda" w:date="2023-01-08T21:35:00Z">
        <w:r w:rsidR="005B3FD8">
          <w:rPr>
            <w:rFonts w:ascii="Arial" w:eastAsiaTheme="minorEastAsia" w:hAnsi="Arial" w:cs="Arial"/>
            <w:sz w:val="22"/>
            <w:szCs w:val="22"/>
          </w:rPr>
          <w:t xml:space="preserve"> is the probability that the cluster has reached a size close to the kissing number limit</w:t>
        </w:r>
      </w:ins>
      <w:ins w:id="672" w:author="Piyush Nanda" w:date="2023-01-08T21:04:00Z">
        <w:r w:rsidR="00154846">
          <w:rPr>
            <w:rFonts w:ascii="Arial" w:eastAsiaTheme="minorEastAsia" w:hAnsi="Arial" w:cs="Arial"/>
            <w:sz w:val="22"/>
            <w:szCs w:val="22"/>
          </w:rPr>
          <w:t xml:space="preserve">. For </w:t>
        </w:r>
      </w:ins>
      <w:ins w:id="673" w:author="Piyush Nanda" w:date="2023-01-08T21:05:00Z">
        <w:r w:rsidR="00154846">
          <w:rPr>
            <w:rFonts w:ascii="Arial" w:eastAsiaTheme="minorEastAsia" w:hAnsi="Arial" w:cs="Arial"/>
            <w:sz w:val="22"/>
            <w:szCs w:val="22"/>
          </w:rPr>
          <w:t>SA model</w:t>
        </w:r>
      </w:ins>
      <w:ins w:id="674" w:author="Piyush Nanda" w:date="2023-01-08T21:04:00Z">
        <w:r w:rsidR="00154846">
          <w:rPr>
            <w:rFonts w:ascii="Arial" w:eastAsiaTheme="minorEastAsia" w:hAnsi="Arial" w:cs="Arial"/>
            <w:sz w:val="22"/>
            <w:szCs w:val="22"/>
          </w:rPr>
          <w:t>, where the cluster size</w:t>
        </w:r>
      </w:ins>
      <w:ins w:id="675" w:author="Piyush Nanda" w:date="2023-01-08T21:05:00Z">
        <w:r w:rsidR="00154846">
          <w:rPr>
            <w:rFonts w:ascii="Arial" w:eastAsiaTheme="minorEastAsia" w:hAnsi="Arial" w:cs="Arial"/>
            <w:sz w:val="22"/>
            <w:szCs w:val="22"/>
          </w:rPr>
          <w:t xml:space="preserve"> is solely limited by the kissing number, </w:t>
        </w:r>
      </w:ins>
      <m:oMath>
        <m:r>
          <w:ins w:id="676" w:author="Piyush Nanda" w:date="2023-01-08T21:06:00Z">
            <w:rPr>
              <w:rFonts w:ascii="Cambria Math" w:eastAsiaTheme="minorEastAsia" w:hAnsi="Cambria Math" w:cs="Arial"/>
              <w:sz w:val="22"/>
              <w:szCs w:val="22"/>
            </w:rPr>
            <m:t>P</m:t>
          </w:ins>
        </m:r>
        <m:d>
          <m:dPr>
            <m:ctrlPr>
              <w:ins w:id="677" w:author="Piyush Nanda" w:date="2023-01-08T21:06:00Z">
                <w:rPr>
                  <w:rFonts w:ascii="Cambria Math" w:eastAsiaTheme="minorEastAsia" w:hAnsi="Cambria Math" w:cs="Arial"/>
                  <w:i/>
                  <w:sz w:val="22"/>
                  <w:szCs w:val="22"/>
                </w:rPr>
              </w:ins>
            </m:ctrlPr>
          </m:dPr>
          <m:e>
            <m:r>
              <w:ins w:id="678" w:author="Piyush Nanda" w:date="2023-01-08T21:08:00Z">
                <w:rPr>
                  <w:rFonts w:ascii="Cambria Math" w:hAnsi="Cambria Math" w:cs="Arial"/>
                  <w:sz w:val="22"/>
                  <w:szCs w:val="22"/>
                </w:rPr>
                <m:t>α</m:t>
              </w:ins>
            </m:r>
            <m:ctrlPr>
              <w:ins w:id="679" w:author="Piyush Nanda" w:date="2023-01-08T21:06:00Z">
                <w:rPr>
                  <w:rFonts w:ascii="Cambria Math" w:hAnsi="Cambria Math" w:cs="Arial"/>
                  <w:i/>
                  <w:sz w:val="22"/>
                  <w:szCs w:val="22"/>
                </w:rPr>
              </w:ins>
            </m:ctrlPr>
          </m:e>
        </m:d>
        <m:r>
          <w:ins w:id="680" w:author="Piyush Nanda" w:date="2023-01-08T21:34:00Z">
            <w:rPr>
              <w:rFonts w:ascii="Cambria Math" w:hAnsi="Cambria Math" w:cs="Arial"/>
              <w:sz w:val="22"/>
              <w:szCs w:val="22"/>
            </w:rPr>
            <m:t>.</m:t>
          </w:ins>
        </m:r>
        <m:r>
          <w:ins w:id="681" w:author="Piyush Nanda" w:date="2023-01-08T21:36:00Z">
            <w:rPr>
              <w:rFonts w:ascii="Cambria Math" w:hAnsi="Cambria Math" w:cs="Arial"/>
              <w:sz w:val="22"/>
              <w:szCs w:val="22"/>
            </w:rPr>
            <m:t>p</m:t>
          </w:ins>
        </m:r>
      </m:oMath>
      <w:ins w:id="682" w:author="Piyush Nanda" w:date="2023-01-08T21:36:00Z">
        <w:r w:rsidR="005B3FD8">
          <w:rPr>
            <w:rFonts w:ascii="Arial" w:eastAsiaTheme="minorEastAsia" w:hAnsi="Arial" w:cs="Arial"/>
            <w:sz w:val="22"/>
            <w:szCs w:val="22"/>
          </w:rPr>
          <w:t xml:space="preserve"> should tend to 1. </w:t>
        </w:r>
      </w:ins>
      <w:ins w:id="683" w:author="Piyush Nanda" w:date="2023-01-08T21:09:00Z">
        <w:r w:rsidR="00154846">
          <w:rPr>
            <w:rFonts w:ascii="Arial" w:eastAsiaTheme="minorEastAsia" w:hAnsi="Arial" w:cs="Arial"/>
            <w:sz w:val="22"/>
            <w:szCs w:val="22"/>
          </w:rPr>
          <w:t>To summarize, this means the probab</w:t>
        </w:r>
      </w:ins>
      <w:ins w:id="684" w:author="Piyush Nanda" w:date="2023-01-08T21:14:00Z">
        <w:r w:rsidR="00F31308">
          <w:rPr>
            <w:rFonts w:ascii="Arial" w:eastAsiaTheme="minorEastAsia" w:hAnsi="Arial" w:cs="Arial"/>
            <w:sz w:val="22"/>
            <w:szCs w:val="22"/>
          </w:rPr>
          <w:t>ility</w:t>
        </w:r>
      </w:ins>
      <w:ins w:id="685" w:author="Piyush Nanda" w:date="2023-01-08T21:37:00Z">
        <w:r w:rsidR="005B3FD8">
          <w:rPr>
            <w:rFonts w:ascii="Arial" w:eastAsiaTheme="minorEastAsia" w:hAnsi="Arial" w:cs="Arial"/>
            <w:sz w:val="22"/>
            <w:szCs w:val="22"/>
          </w:rPr>
          <w:t>,</w:t>
        </w:r>
        <w:r w:rsidR="005B3FD8" w:rsidRPr="005B3FD8">
          <w:rPr>
            <w:rFonts w:ascii="Cambria Math" w:eastAsiaTheme="minorEastAsia" w:hAnsi="Cambria Math" w:cs="Arial"/>
            <w:i/>
            <w:sz w:val="22"/>
            <w:szCs w:val="22"/>
          </w:rPr>
          <w:t xml:space="preserve"> </w:t>
        </w:r>
      </w:ins>
      <m:oMath>
        <m:r>
          <w:ins w:id="686" w:author="Piyush Nanda" w:date="2023-01-08T21:37:00Z">
            <w:rPr>
              <w:rFonts w:ascii="Cambria Math" w:eastAsiaTheme="minorEastAsia" w:hAnsi="Cambria Math" w:cs="Arial"/>
              <w:sz w:val="22"/>
              <w:szCs w:val="22"/>
            </w:rPr>
            <m:t>P</m:t>
          </w:ins>
        </m:r>
        <m:d>
          <m:dPr>
            <m:ctrlPr>
              <w:ins w:id="687" w:author="Piyush Nanda" w:date="2023-01-08T21:37:00Z">
                <w:rPr>
                  <w:rFonts w:ascii="Cambria Math" w:eastAsiaTheme="minorEastAsia" w:hAnsi="Cambria Math" w:cs="Arial"/>
                  <w:i/>
                  <w:sz w:val="22"/>
                  <w:szCs w:val="22"/>
                </w:rPr>
              </w:ins>
            </m:ctrlPr>
          </m:dPr>
          <m:e>
            <m:r>
              <w:ins w:id="688" w:author="Piyush Nanda" w:date="2023-01-08T21:37:00Z">
                <w:rPr>
                  <w:rFonts w:ascii="Cambria Math" w:hAnsi="Cambria Math" w:cs="Arial"/>
                  <w:sz w:val="22"/>
                  <w:szCs w:val="22"/>
                </w:rPr>
                <m:t>α</m:t>
              </w:ins>
            </m:r>
            <m:ctrlPr>
              <w:ins w:id="689" w:author="Piyush Nanda" w:date="2023-01-08T21:37:00Z">
                <w:rPr>
                  <w:rFonts w:ascii="Cambria Math" w:hAnsi="Cambria Math" w:cs="Arial"/>
                  <w:i/>
                  <w:sz w:val="22"/>
                  <w:szCs w:val="22"/>
                </w:rPr>
              </w:ins>
            </m:ctrlPr>
          </m:e>
        </m:d>
        <m:r>
          <w:ins w:id="690" w:author="Piyush Nanda" w:date="2023-01-08T21:37:00Z">
            <w:rPr>
              <w:rFonts w:ascii="Cambria Math" w:hAnsi="Cambria Math" w:cs="Arial"/>
              <w:sz w:val="22"/>
              <w:szCs w:val="22"/>
            </w:rPr>
            <m:t>.p</m:t>
          </w:ins>
        </m:r>
      </m:oMath>
      <w:ins w:id="691" w:author="Piyush Nanda" w:date="2023-01-08T21:37:00Z">
        <w:r w:rsidR="005B3FD8">
          <w:rPr>
            <w:rFonts w:ascii="Arial" w:eastAsiaTheme="minorEastAsia" w:hAnsi="Arial" w:cs="Arial"/>
            <w:sz w:val="22"/>
            <w:szCs w:val="22"/>
          </w:rPr>
          <w:t>,</w:t>
        </w:r>
      </w:ins>
      <w:ins w:id="692" w:author="Piyush Nanda" w:date="2023-01-08T21:14:00Z">
        <w:r w:rsidR="00F31308">
          <w:rPr>
            <w:rFonts w:ascii="Arial" w:eastAsiaTheme="minorEastAsia" w:hAnsi="Arial" w:cs="Arial"/>
            <w:sz w:val="22"/>
            <w:szCs w:val="22"/>
          </w:rPr>
          <w:t xml:space="preserve"> </w:t>
        </w:r>
      </w:ins>
      <w:ins w:id="693" w:author="Piyush Nanda" w:date="2023-01-08T21:37:00Z">
        <w:r w:rsidR="005B3FD8">
          <w:rPr>
            <w:rFonts w:ascii="Arial" w:eastAsiaTheme="minorEastAsia" w:hAnsi="Arial" w:cs="Arial"/>
            <w:sz w:val="22"/>
            <w:szCs w:val="22"/>
          </w:rPr>
          <w:t xml:space="preserve">such </w:t>
        </w:r>
      </w:ins>
      <w:ins w:id="694" w:author="Piyush Nanda" w:date="2023-01-08T21:14:00Z">
        <w:r w:rsidR="00F31308">
          <w:rPr>
            <w:rFonts w:ascii="Arial" w:eastAsiaTheme="minorEastAsia" w:hAnsi="Arial" w:cs="Arial"/>
            <w:sz w:val="22"/>
            <w:szCs w:val="22"/>
          </w:rPr>
          <w:t xml:space="preserve">that the link fractures </w:t>
        </w:r>
      </w:ins>
      <w:ins w:id="695" w:author="Piyush Nanda" w:date="2023-01-08T21:37:00Z">
        <w:r w:rsidR="005B3FD8">
          <w:rPr>
            <w:rFonts w:ascii="Arial" w:eastAsiaTheme="minorEastAsia" w:hAnsi="Arial" w:cs="Arial"/>
            <w:sz w:val="22"/>
            <w:szCs w:val="22"/>
          </w:rPr>
          <w:t>only when the cluster reach the limit of breaking</w:t>
        </w:r>
      </w:ins>
      <w:ins w:id="696" w:author="Piyush Nanda" w:date="2023-01-08T21:38:00Z">
        <w:r w:rsidR="005B3FD8">
          <w:rPr>
            <w:rFonts w:ascii="Arial" w:eastAsiaTheme="minorEastAsia" w:hAnsi="Arial" w:cs="Arial"/>
            <w:sz w:val="22"/>
            <w:szCs w:val="22"/>
          </w:rPr>
          <w:t xml:space="preserve"> is 1. If this is </w:t>
        </w:r>
        <w:r w:rsidR="005B3FD8">
          <w:rPr>
            <w:rFonts w:ascii="Arial" w:eastAsiaTheme="minorEastAsia" w:hAnsi="Arial" w:cs="Arial"/>
            <w:sz w:val="22"/>
            <w:szCs w:val="22"/>
          </w:rPr>
          <w:lastRenderedPageBreak/>
          <w:t>not true, then either the cluster breaks before the cluster reaches the steric limit which is a violation of the basis of SA model</w:t>
        </w:r>
      </w:ins>
      <w:ins w:id="697" w:author="Piyush Nanda" w:date="2023-01-08T21:39:00Z">
        <w:r w:rsidR="005B3FD8">
          <w:rPr>
            <w:rFonts w:ascii="Arial" w:eastAsiaTheme="minorEastAsia" w:hAnsi="Arial" w:cs="Arial"/>
            <w:sz w:val="22"/>
            <w:szCs w:val="22"/>
          </w:rPr>
          <w:t>. This implies that:</w:t>
        </w:r>
      </w:ins>
    </w:p>
    <w:p w14:paraId="42894A06" w14:textId="351D3BB7" w:rsidR="005B3FD8" w:rsidRDefault="005B3FD8" w:rsidP="00F064E4">
      <w:pPr>
        <w:jc w:val="both"/>
        <w:rPr>
          <w:ins w:id="698" w:author="Piyush Nanda" w:date="2023-01-08T21:39:00Z"/>
          <w:rFonts w:ascii="Arial" w:eastAsiaTheme="minorEastAsia" w:hAnsi="Arial" w:cs="Arial"/>
          <w:sz w:val="22"/>
          <w:szCs w:val="22"/>
        </w:rPr>
      </w:pPr>
    </w:p>
    <w:p w14:paraId="3D88BB9D" w14:textId="513275AF" w:rsidR="005B3FD8" w:rsidRPr="005B3FD8" w:rsidRDefault="005B3FD8" w:rsidP="00F064E4">
      <w:pPr>
        <w:jc w:val="both"/>
        <w:rPr>
          <w:ins w:id="699" w:author="Piyush Nanda" w:date="2023-01-08T21:41:00Z"/>
          <w:rFonts w:ascii="Arial" w:eastAsiaTheme="minorEastAsia" w:hAnsi="Arial" w:cs="Arial"/>
          <w:sz w:val="22"/>
          <w:szCs w:val="22"/>
        </w:rPr>
      </w:pPr>
      <m:oMathPara>
        <m:oMath>
          <m:r>
            <w:ins w:id="700" w:author="Piyush Nanda" w:date="2023-01-08T21:39:00Z">
              <w:rPr>
                <w:rFonts w:ascii="Cambria Math" w:hAnsi="Cambria Math" w:cs="Arial"/>
                <w:sz w:val="22"/>
                <w:szCs w:val="22"/>
              </w:rPr>
              <m:t>P</m:t>
            </w:ins>
          </m:r>
          <m:d>
            <m:dPr>
              <m:ctrlPr>
                <w:ins w:id="701" w:author="Piyush Nanda" w:date="2023-01-08T21:39:00Z">
                  <w:rPr>
                    <w:rFonts w:ascii="Cambria Math" w:hAnsi="Cambria Math" w:cs="Arial"/>
                    <w:i/>
                    <w:sz w:val="22"/>
                    <w:szCs w:val="22"/>
                  </w:rPr>
                </w:ins>
              </m:ctrlPr>
            </m:dPr>
            <m:e>
              <m:r>
                <w:ins w:id="702" w:author="Piyush Nanda" w:date="2023-01-08T21:40:00Z">
                  <w:rPr>
                    <w:rFonts w:ascii="Cambria Math" w:hAnsi="Cambria Math" w:cs="Arial"/>
                    <w:sz w:val="22"/>
                    <w:szCs w:val="22"/>
                  </w:rPr>
                  <m:t>α</m:t>
                </w:ins>
              </m:r>
            </m:e>
          </m:d>
          <m:r>
            <w:ins w:id="703" w:author="Piyush Nanda" w:date="2023-01-08T21:40:00Z">
              <w:rPr>
                <w:rFonts w:ascii="Cambria Math" w:hAnsi="Cambria Math" w:cs="Arial"/>
                <w:sz w:val="22"/>
                <w:szCs w:val="22"/>
              </w:rPr>
              <m:t>.p=1</m:t>
            </w:ins>
          </m:r>
          <m:r>
            <w:ins w:id="704" w:author="Piyush Nanda" w:date="2023-01-08T21:40:00Z">
              <m:rPr>
                <m:sty m:val="p"/>
              </m:rPr>
              <w:rPr>
                <w:rFonts w:ascii="Cambria Math" w:hAnsi="Cambria Math" w:cs="Arial"/>
                <w:sz w:val="22"/>
                <w:szCs w:val="22"/>
              </w:rPr>
              <w:br/>
            </w:ins>
          </m:r>
        </m:oMath>
        <m:oMath>
          <m:r>
            <w:ins w:id="705" w:author="Piyush Nanda" w:date="2023-01-08T21:40:00Z">
              <w:rPr>
                <w:rFonts w:ascii="Cambria Math" w:hAnsi="Cambria Math" w:cs="Arial"/>
                <w:sz w:val="22"/>
                <w:szCs w:val="22"/>
              </w:rPr>
              <m:t>δ</m:t>
            </w:ins>
          </m:r>
          <m:sSup>
            <m:sSupPr>
              <m:ctrlPr>
                <w:ins w:id="706" w:author="Piyush Nanda" w:date="2023-01-08T21:40:00Z">
                  <w:rPr>
                    <w:rFonts w:ascii="Cambria Math" w:hAnsi="Cambria Math" w:cs="Arial"/>
                    <w:i/>
                    <w:sz w:val="22"/>
                    <w:szCs w:val="22"/>
                  </w:rPr>
                </w:ins>
              </m:ctrlPr>
            </m:sSupPr>
            <m:e>
              <m:r>
                <w:ins w:id="707" w:author="Piyush Nanda" w:date="2023-01-08T21:40:00Z">
                  <w:rPr>
                    <w:rFonts w:ascii="Cambria Math" w:hAnsi="Cambria Math" w:cs="Arial"/>
                    <w:sz w:val="22"/>
                    <w:szCs w:val="22"/>
                  </w:rPr>
                  <m:t>e</m:t>
                </w:ins>
              </m:r>
            </m:e>
            <m:sup>
              <m:r>
                <w:ins w:id="708" w:author="Piyush Nanda" w:date="2023-01-08T21:40:00Z">
                  <w:rPr>
                    <w:rFonts w:ascii="Cambria Math" w:hAnsi="Cambria Math" w:cs="Arial"/>
                    <w:sz w:val="22"/>
                    <w:szCs w:val="22"/>
                  </w:rPr>
                  <m:t>-δ.(α)</m:t>
                </w:ins>
              </m:r>
            </m:sup>
          </m:sSup>
          <m:r>
            <w:ins w:id="709" w:author="Piyush Nanda" w:date="2023-01-08T21:40:00Z">
              <w:rPr>
                <w:rFonts w:ascii="Cambria Math" w:eastAsiaTheme="minorEastAsia" w:hAnsi="Cambria Math" w:cs="Arial"/>
                <w:sz w:val="22"/>
                <w:szCs w:val="22"/>
              </w:rPr>
              <m:t>.p=1</m:t>
            </w:ins>
          </m:r>
        </m:oMath>
      </m:oMathPara>
    </w:p>
    <w:p w14:paraId="328854A8" w14:textId="6FF0AC88" w:rsidR="005B3FD8" w:rsidRDefault="005B3FD8" w:rsidP="00F064E4">
      <w:pPr>
        <w:jc w:val="both"/>
        <w:rPr>
          <w:ins w:id="710" w:author="Piyush Nanda" w:date="2023-01-08T21:42:00Z"/>
          <w:rFonts w:ascii="Arial" w:eastAsiaTheme="minorEastAsia" w:hAnsi="Arial" w:cs="Arial"/>
          <w:sz w:val="22"/>
          <w:szCs w:val="22"/>
        </w:rPr>
      </w:pPr>
      <w:ins w:id="711" w:author="Piyush Nanda" w:date="2023-01-08T21:41:00Z">
        <w:r>
          <w:rPr>
            <w:rFonts w:ascii="Arial" w:eastAsiaTheme="minorEastAsia" w:hAnsi="Arial" w:cs="Arial"/>
            <w:sz w:val="22"/>
            <w:szCs w:val="22"/>
          </w:rPr>
          <w:t xml:space="preserve">As there is no simple analytical solution for this, </w:t>
        </w:r>
      </w:ins>
      <w:ins w:id="712" w:author="Piyush Nanda" w:date="2023-01-08T21:42:00Z">
        <w:r>
          <w:rPr>
            <w:rFonts w:ascii="Arial" w:eastAsiaTheme="minorEastAsia" w:hAnsi="Arial" w:cs="Arial"/>
            <w:sz w:val="22"/>
            <w:szCs w:val="22"/>
          </w:rPr>
          <w:t xml:space="preserve">expanding </w:t>
        </w:r>
      </w:ins>
      <m:oMath>
        <m:r>
          <w:ins w:id="713" w:author="Piyush Nanda" w:date="2023-01-08T21:42:00Z">
            <w:rPr>
              <w:rFonts w:ascii="Cambria Math" w:hAnsi="Cambria Math" w:cs="Arial"/>
              <w:sz w:val="22"/>
              <w:szCs w:val="22"/>
            </w:rPr>
            <m:t>δ</m:t>
          </w:ins>
        </m:r>
        <m:sSup>
          <m:sSupPr>
            <m:ctrlPr>
              <w:ins w:id="714" w:author="Piyush Nanda" w:date="2023-01-08T21:42:00Z">
                <w:rPr>
                  <w:rFonts w:ascii="Cambria Math" w:hAnsi="Cambria Math" w:cs="Arial"/>
                  <w:i/>
                  <w:sz w:val="22"/>
                  <w:szCs w:val="22"/>
                </w:rPr>
              </w:ins>
            </m:ctrlPr>
          </m:sSupPr>
          <m:e>
            <m:r>
              <w:ins w:id="715" w:author="Piyush Nanda" w:date="2023-01-08T21:42:00Z">
                <w:rPr>
                  <w:rFonts w:ascii="Cambria Math" w:hAnsi="Cambria Math" w:cs="Arial"/>
                  <w:sz w:val="22"/>
                  <w:szCs w:val="22"/>
                </w:rPr>
                <m:t>e</m:t>
              </w:ins>
            </m:r>
          </m:e>
          <m:sup>
            <m:r>
              <w:ins w:id="716" w:author="Piyush Nanda" w:date="2023-01-08T21:42:00Z">
                <w:rPr>
                  <w:rFonts w:ascii="Cambria Math" w:hAnsi="Cambria Math" w:cs="Arial"/>
                  <w:sz w:val="22"/>
                  <w:szCs w:val="22"/>
                </w:rPr>
                <m:t>-δ.(α)</m:t>
              </w:ins>
            </m:r>
          </m:sup>
        </m:sSup>
      </m:oMath>
      <w:ins w:id="717" w:author="Piyush Nanda" w:date="2023-01-08T21:42:00Z">
        <w:r>
          <w:rPr>
            <w:rFonts w:ascii="Arial" w:eastAsiaTheme="minorEastAsia" w:hAnsi="Arial" w:cs="Arial"/>
            <w:sz w:val="22"/>
            <w:szCs w:val="22"/>
          </w:rPr>
          <w:t xml:space="preserve"> by Taylor’s approximation</w:t>
        </w:r>
      </w:ins>
      <w:ins w:id="718" w:author="Piyush Nanda" w:date="2023-01-08T21:43:00Z">
        <w:r>
          <w:rPr>
            <w:rFonts w:ascii="Arial" w:eastAsiaTheme="minorEastAsia" w:hAnsi="Arial" w:cs="Arial"/>
            <w:sz w:val="22"/>
            <w:szCs w:val="22"/>
          </w:rPr>
          <w:t xml:space="preserve"> and for unique value of </w:t>
        </w:r>
      </w:ins>
      <m:oMath>
        <m:r>
          <w:ins w:id="719" w:author="Piyush Nanda" w:date="2023-01-08T21:43:00Z">
            <w:rPr>
              <w:rFonts w:ascii="Cambria Math" w:hAnsi="Cambria Math" w:cs="Arial"/>
              <w:sz w:val="22"/>
              <w:szCs w:val="22"/>
            </w:rPr>
            <m:t>δ</m:t>
          </w:ins>
        </m:r>
      </m:oMath>
      <w:ins w:id="720" w:author="Piyush Nanda" w:date="2023-01-08T21:42:00Z">
        <w:r>
          <w:rPr>
            <w:rFonts w:ascii="Arial" w:eastAsiaTheme="minorEastAsia" w:hAnsi="Arial" w:cs="Arial"/>
            <w:sz w:val="22"/>
            <w:szCs w:val="22"/>
          </w:rPr>
          <w:t>,</w:t>
        </w:r>
      </w:ins>
    </w:p>
    <w:p w14:paraId="269CE4C9" w14:textId="1BB11DD1" w:rsidR="005B3FD8" w:rsidRDefault="005B3FD8" w:rsidP="00F064E4">
      <w:pPr>
        <w:jc w:val="both"/>
        <w:rPr>
          <w:ins w:id="721" w:author="Piyush Nanda" w:date="2023-01-08T21:42:00Z"/>
          <w:rFonts w:ascii="Arial" w:eastAsiaTheme="minorEastAsia" w:hAnsi="Arial" w:cs="Arial"/>
          <w:sz w:val="22"/>
          <w:szCs w:val="22"/>
        </w:rPr>
      </w:pPr>
    </w:p>
    <w:p w14:paraId="7E94040E" w14:textId="1308F727" w:rsidR="00BF68E0" w:rsidRPr="00BF68E0" w:rsidRDefault="005B3FD8" w:rsidP="00F064E4">
      <w:pPr>
        <w:jc w:val="both"/>
        <w:rPr>
          <w:ins w:id="722" w:author="Piyush Nanda" w:date="2023-01-08T21:45:00Z"/>
          <w:rFonts w:ascii="Arial" w:eastAsiaTheme="minorEastAsia" w:hAnsi="Arial" w:cs="Arial"/>
          <w:sz w:val="22"/>
          <w:szCs w:val="22"/>
          <w:rPrChange w:id="723" w:author="Piyush Nanda" w:date="2023-01-08T21:45:00Z">
            <w:rPr>
              <w:ins w:id="724" w:author="Piyush Nanda" w:date="2023-01-08T21:45:00Z"/>
              <w:rFonts w:ascii="Cambria Math" w:eastAsiaTheme="minorEastAsia" w:hAnsi="Cambria Math" w:cs="Arial"/>
              <w:i/>
              <w:sz w:val="22"/>
              <w:szCs w:val="22"/>
            </w:rPr>
          </w:rPrChange>
        </w:rPr>
      </w:pPr>
      <m:oMathPara>
        <m:oMath>
          <m:r>
            <w:ins w:id="725" w:author="Piyush Nanda" w:date="2023-01-08T21:42:00Z">
              <w:rPr>
                <w:rFonts w:ascii="Cambria Math" w:hAnsi="Cambria Math" w:cs="Arial"/>
                <w:sz w:val="22"/>
                <w:szCs w:val="22"/>
              </w:rPr>
              <m:t>δ</m:t>
            </w:ins>
          </m:r>
          <m:d>
            <m:dPr>
              <m:ctrlPr>
                <w:ins w:id="726" w:author="Piyush Nanda" w:date="2023-01-08T21:42:00Z">
                  <w:rPr>
                    <w:rFonts w:ascii="Cambria Math" w:hAnsi="Cambria Math" w:cs="Arial"/>
                    <w:i/>
                    <w:sz w:val="22"/>
                    <w:szCs w:val="22"/>
                  </w:rPr>
                </w:ins>
              </m:ctrlPr>
            </m:dPr>
            <m:e>
              <m:r>
                <w:ins w:id="727" w:author="Piyush Nanda" w:date="2023-01-08T21:42:00Z">
                  <w:rPr>
                    <w:rFonts w:ascii="Cambria Math" w:hAnsi="Cambria Math" w:cs="Arial"/>
                    <w:sz w:val="22"/>
                    <w:szCs w:val="22"/>
                  </w:rPr>
                  <m:t>1-δα</m:t>
                </w:ins>
              </m:r>
            </m:e>
          </m:d>
          <m:r>
            <w:ins w:id="728" w:author="Piyush Nanda" w:date="2023-01-08T21:43:00Z">
              <w:rPr>
                <w:rFonts w:ascii="Cambria Math" w:hAnsi="Cambria Math" w:cs="Arial"/>
                <w:sz w:val="22"/>
                <w:szCs w:val="22"/>
              </w:rPr>
              <m:t>.p=1</m:t>
            </w:ins>
          </m:r>
          <m:r>
            <w:ins w:id="729" w:author="Piyush Nanda" w:date="2023-01-08T21:43:00Z">
              <m:rPr>
                <m:sty m:val="p"/>
              </m:rPr>
              <w:rPr>
                <w:rFonts w:ascii="Cambria Math" w:hAnsi="Cambria Math" w:cs="Arial"/>
                <w:sz w:val="22"/>
                <w:szCs w:val="22"/>
              </w:rPr>
              <w:br/>
            </w:ins>
          </m:r>
        </m:oMath>
        <m:oMath>
          <m:sSup>
            <m:sSupPr>
              <m:ctrlPr>
                <w:ins w:id="730" w:author="Piyush Nanda" w:date="2023-01-08T21:43:00Z">
                  <w:rPr>
                    <w:rFonts w:ascii="Cambria Math" w:hAnsi="Cambria Math" w:cs="Arial"/>
                    <w:i/>
                    <w:sz w:val="22"/>
                    <w:szCs w:val="22"/>
                  </w:rPr>
                </w:ins>
              </m:ctrlPr>
            </m:sSupPr>
            <m:e>
              <m:r>
                <w:ins w:id="731" w:author="Piyush Nanda" w:date="2023-01-08T21:44:00Z">
                  <w:rPr>
                    <w:rFonts w:ascii="Cambria Math" w:hAnsi="Cambria Math" w:cs="Arial"/>
                    <w:sz w:val="22"/>
                    <w:szCs w:val="22"/>
                  </w:rPr>
                  <m:t>α</m:t>
                </w:ins>
              </m:r>
              <m:r>
                <w:ins w:id="732" w:author="Piyush Nanda" w:date="2023-01-08T21:43:00Z">
                  <w:rPr>
                    <w:rFonts w:ascii="Cambria Math" w:hAnsi="Cambria Math" w:cs="Arial"/>
                    <w:sz w:val="22"/>
                    <w:szCs w:val="22"/>
                  </w:rPr>
                  <m:t>δ</m:t>
                </w:ins>
              </m:r>
            </m:e>
            <m:sup>
              <m:r>
                <w:ins w:id="733" w:author="Piyush Nanda" w:date="2023-01-08T21:43:00Z">
                  <w:rPr>
                    <w:rFonts w:ascii="Cambria Math" w:hAnsi="Cambria Math" w:cs="Arial"/>
                    <w:sz w:val="22"/>
                    <w:szCs w:val="22"/>
                  </w:rPr>
                  <m:t>2</m:t>
                </w:ins>
              </m:r>
            </m:sup>
          </m:sSup>
          <m:r>
            <w:ins w:id="734" w:author="Piyush Nanda" w:date="2023-01-08T21:43:00Z">
              <w:rPr>
                <w:rFonts w:ascii="Cambria Math" w:hAnsi="Cambria Math" w:cs="Arial"/>
                <w:sz w:val="22"/>
                <w:szCs w:val="22"/>
              </w:rPr>
              <m:t>-δ</m:t>
            </w:ins>
          </m:r>
          <m:r>
            <w:ins w:id="735" w:author="Piyush Nanda" w:date="2023-01-08T21:44:00Z">
              <w:rPr>
                <w:rFonts w:ascii="Cambria Math" w:hAnsi="Cambria Math" w:cs="Arial"/>
                <w:sz w:val="22"/>
                <w:szCs w:val="22"/>
              </w:rPr>
              <m:t>+</m:t>
            </w:ins>
          </m:r>
          <m:f>
            <m:fPr>
              <m:ctrlPr>
                <w:ins w:id="736" w:author="Piyush Nanda" w:date="2023-01-08T21:44:00Z">
                  <w:rPr>
                    <w:rFonts w:ascii="Cambria Math" w:hAnsi="Cambria Math" w:cs="Arial"/>
                    <w:i/>
                    <w:sz w:val="22"/>
                    <w:szCs w:val="22"/>
                  </w:rPr>
                </w:ins>
              </m:ctrlPr>
            </m:fPr>
            <m:num>
              <m:r>
                <w:ins w:id="737" w:author="Piyush Nanda" w:date="2023-01-08T21:44:00Z">
                  <w:rPr>
                    <w:rFonts w:ascii="Cambria Math" w:hAnsi="Cambria Math" w:cs="Arial"/>
                    <w:sz w:val="22"/>
                    <w:szCs w:val="22"/>
                  </w:rPr>
                  <m:t>1</m:t>
                </w:ins>
              </m:r>
            </m:num>
            <m:den>
              <m:r>
                <w:ins w:id="738" w:author="Piyush Nanda" w:date="2023-01-08T21:44:00Z">
                  <w:rPr>
                    <w:rFonts w:ascii="Cambria Math" w:hAnsi="Cambria Math" w:cs="Arial"/>
                    <w:sz w:val="22"/>
                    <w:szCs w:val="22"/>
                  </w:rPr>
                  <m:t>p</m:t>
                </w:ins>
              </m:r>
            </m:den>
          </m:f>
          <m:r>
            <w:ins w:id="739" w:author="Piyush Nanda" w:date="2023-01-08T21:44:00Z">
              <w:rPr>
                <w:rFonts w:ascii="Cambria Math" w:hAnsi="Cambria Math" w:cs="Arial"/>
                <w:sz w:val="22"/>
                <w:szCs w:val="22"/>
              </w:rPr>
              <m:t>=0</m:t>
            </w:ins>
          </m:r>
          <m:r>
            <w:ins w:id="740" w:author="Piyush Nanda" w:date="2023-01-08T21:45:00Z">
              <m:rPr>
                <m:sty m:val="p"/>
              </m:rPr>
              <w:rPr>
                <w:rFonts w:ascii="Cambria Math" w:eastAsiaTheme="minorEastAsia" w:hAnsi="Cambria Math" w:cs="Arial"/>
                <w:sz w:val="22"/>
                <w:szCs w:val="22"/>
              </w:rPr>
              <w:br/>
            </w:ins>
          </m:r>
        </m:oMath>
      </m:oMathPara>
      <w:ins w:id="741" w:author="Piyush Nanda" w:date="2023-01-08T21:45:00Z">
        <w:r w:rsidR="00BF68E0">
          <w:rPr>
            <w:rFonts w:ascii="Arial" w:eastAsiaTheme="minorEastAsia" w:hAnsi="Arial" w:cs="Arial"/>
            <w:sz w:val="22"/>
            <w:szCs w:val="22"/>
          </w:rPr>
          <w:t xml:space="preserve">Solving the quadratic for </w:t>
        </w:r>
      </w:ins>
      <w:ins w:id="742" w:author="Piyush Nanda" w:date="2023-01-08T21:58:00Z">
        <w:r w:rsidR="00B00D4C">
          <w:rPr>
            <w:rFonts w:ascii="Arial" w:eastAsiaTheme="minorEastAsia" w:hAnsi="Arial" w:cs="Arial"/>
            <w:sz w:val="22"/>
            <w:szCs w:val="22"/>
          </w:rPr>
          <w:t xml:space="preserve">a </w:t>
        </w:r>
      </w:ins>
      <w:ins w:id="743" w:author="Piyush Nanda" w:date="2023-01-08T21:45:00Z">
        <w:r w:rsidR="00BF68E0">
          <w:rPr>
            <w:rFonts w:ascii="Arial" w:eastAsiaTheme="minorEastAsia" w:hAnsi="Arial" w:cs="Arial"/>
            <w:sz w:val="22"/>
            <w:szCs w:val="22"/>
          </w:rPr>
          <w:t xml:space="preserve">unique value of </w:t>
        </w:r>
      </w:ins>
      <m:oMath>
        <m:r>
          <w:ins w:id="744" w:author="Piyush Nanda" w:date="2023-01-08T21:45:00Z">
            <w:rPr>
              <w:rFonts w:ascii="Cambria Math" w:eastAsiaTheme="minorEastAsia" w:hAnsi="Cambria Math" w:cs="Arial"/>
              <w:sz w:val="22"/>
              <w:szCs w:val="22"/>
            </w:rPr>
            <m:t>δ</m:t>
          </w:ins>
        </m:r>
      </m:oMath>
      <w:ins w:id="745" w:author="Piyush Nanda" w:date="2023-01-08T21:45:00Z">
        <w:r w:rsidR="00BF68E0">
          <w:rPr>
            <w:rFonts w:ascii="Arial" w:eastAsiaTheme="minorEastAsia" w:hAnsi="Arial" w:cs="Arial"/>
            <w:sz w:val="22"/>
            <w:szCs w:val="22"/>
          </w:rPr>
          <w:t>,</w:t>
        </w:r>
      </w:ins>
    </w:p>
    <w:p w14:paraId="74D1A447" w14:textId="602335E8" w:rsidR="005B3FD8" w:rsidRPr="00BF68E0" w:rsidRDefault="00000000" w:rsidP="00F064E4">
      <w:pPr>
        <w:jc w:val="both"/>
        <w:rPr>
          <w:ins w:id="746" w:author="Piyush Nanda" w:date="2023-01-08T21:46:00Z"/>
          <w:rFonts w:ascii="Arial" w:eastAsiaTheme="minorEastAsia" w:hAnsi="Arial" w:cs="Arial"/>
          <w:sz w:val="22"/>
          <w:szCs w:val="22"/>
          <w:rPrChange w:id="747" w:author="Piyush Nanda" w:date="2023-01-08T21:46:00Z">
            <w:rPr>
              <w:ins w:id="748" w:author="Piyush Nanda" w:date="2023-01-08T21:46:00Z"/>
              <w:rFonts w:ascii="Cambria Math" w:eastAsiaTheme="minorEastAsia" w:hAnsi="Cambria Math" w:cs="Arial"/>
              <w:i/>
              <w:sz w:val="22"/>
              <w:szCs w:val="22"/>
            </w:rPr>
          </w:rPrChange>
        </w:rPr>
      </w:pPr>
      <m:oMathPara>
        <m:oMath>
          <m:sSub>
            <m:sSubPr>
              <m:ctrlPr>
                <w:ins w:id="749" w:author="Piyush Nanda" w:date="2023-01-08T21:46:00Z">
                  <w:rPr>
                    <w:rFonts w:ascii="Cambria Math" w:eastAsiaTheme="minorEastAsia" w:hAnsi="Cambria Math" w:cs="Arial"/>
                    <w:i/>
                    <w:sz w:val="22"/>
                    <w:szCs w:val="22"/>
                  </w:rPr>
                </w:ins>
              </m:ctrlPr>
            </m:sSubPr>
            <m:e>
              <m:r>
                <w:ins w:id="750" w:author="Piyush Nanda" w:date="2023-01-08T21:46:00Z">
                  <w:rPr>
                    <w:rFonts w:ascii="Cambria Math" w:eastAsiaTheme="minorEastAsia" w:hAnsi="Cambria Math" w:cs="Arial"/>
                    <w:sz w:val="22"/>
                    <w:szCs w:val="22"/>
                  </w:rPr>
                  <m:t>δ</m:t>
                </w:ins>
              </m:r>
            </m:e>
            <m:sub>
              <m:r>
                <w:ins w:id="751" w:author="Piyush Nanda" w:date="2023-01-08T21:46:00Z">
                  <w:rPr>
                    <w:rFonts w:ascii="Cambria Math" w:eastAsiaTheme="minorEastAsia" w:hAnsi="Cambria Math" w:cs="Arial"/>
                    <w:sz w:val="22"/>
                    <w:szCs w:val="22"/>
                  </w:rPr>
                  <m:t>min</m:t>
                </w:ins>
              </m:r>
            </m:sub>
          </m:sSub>
          <m:r>
            <w:ins w:id="752" w:author="Piyush Nanda" w:date="2023-01-08T21:45:00Z">
              <w:rPr>
                <w:rFonts w:ascii="Cambria Math" w:eastAsiaTheme="minorEastAsia" w:hAnsi="Cambria Math" w:cs="Arial"/>
                <w:sz w:val="22"/>
                <w:szCs w:val="22"/>
              </w:rPr>
              <m:t>=</m:t>
            </w:ins>
          </m:r>
          <m:f>
            <m:fPr>
              <m:ctrlPr>
                <w:ins w:id="753" w:author="Piyush Nanda" w:date="2023-01-08T21:45:00Z">
                  <w:rPr>
                    <w:rFonts w:ascii="Cambria Math" w:eastAsiaTheme="minorEastAsia" w:hAnsi="Cambria Math" w:cs="Arial"/>
                    <w:i/>
                    <w:sz w:val="22"/>
                    <w:szCs w:val="22"/>
                  </w:rPr>
                </w:ins>
              </m:ctrlPr>
            </m:fPr>
            <m:num>
              <m:r>
                <w:ins w:id="754" w:author="Piyush Nanda" w:date="2023-01-08T21:45:00Z">
                  <w:rPr>
                    <w:rFonts w:ascii="Cambria Math" w:eastAsiaTheme="minorEastAsia" w:hAnsi="Cambria Math" w:cs="Arial"/>
                    <w:sz w:val="22"/>
                    <w:szCs w:val="22"/>
                  </w:rPr>
                  <m:t>1</m:t>
                </w:ins>
              </m:r>
            </m:num>
            <m:den>
              <m:r>
                <w:ins w:id="755" w:author="Piyush Nanda" w:date="2023-01-08T21:45:00Z">
                  <w:rPr>
                    <w:rFonts w:ascii="Cambria Math" w:eastAsiaTheme="minorEastAsia" w:hAnsi="Cambria Math" w:cs="Arial"/>
                    <w:sz w:val="22"/>
                    <w:szCs w:val="22"/>
                  </w:rPr>
                  <m:t>2</m:t>
                </w:ins>
              </m:r>
              <m:r>
                <w:ins w:id="756" w:author="Piyush Nanda" w:date="2023-01-08T21:46:00Z">
                  <w:rPr>
                    <w:rFonts w:ascii="Cambria Math" w:hAnsi="Cambria Math" w:cs="Arial"/>
                    <w:sz w:val="22"/>
                    <w:szCs w:val="22"/>
                  </w:rPr>
                  <m:t>α</m:t>
                </w:ins>
              </m:r>
            </m:den>
          </m:f>
        </m:oMath>
      </m:oMathPara>
    </w:p>
    <w:p w14:paraId="01E9AF11" w14:textId="77777777" w:rsidR="00BF68E0" w:rsidRPr="00BF68E0" w:rsidRDefault="00BF68E0" w:rsidP="00F064E4">
      <w:pPr>
        <w:jc w:val="both"/>
        <w:rPr>
          <w:ins w:id="757" w:author="Piyush Nanda" w:date="2023-01-08T20:49:00Z"/>
          <w:rFonts w:ascii="Arial" w:eastAsiaTheme="minorEastAsia" w:hAnsi="Arial" w:cs="Arial"/>
          <w:sz w:val="22"/>
          <w:szCs w:val="22"/>
          <w:rPrChange w:id="758" w:author="Piyush Nanda" w:date="2023-01-08T21:46:00Z">
            <w:rPr>
              <w:ins w:id="759" w:author="Piyush Nanda" w:date="2023-01-08T20:49:00Z"/>
              <w:rFonts w:ascii="Arial" w:hAnsi="Arial" w:cs="Arial"/>
              <w:sz w:val="22"/>
              <w:szCs w:val="22"/>
            </w:rPr>
          </w:rPrChange>
        </w:rPr>
      </w:pPr>
    </w:p>
    <w:p w14:paraId="396D2A06" w14:textId="69D325E4" w:rsidR="006F1864" w:rsidRDefault="00BF68E0" w:rsidP="00F064E4">
      <w:pPr>
        <w:jc w:val="both"/>
        <w:rPr>
          <w:ins w:id="760" w:author="Piyush Nanda" w:date="2023-01-08T21:46:00Z"/>
          <w:rFonts w:ascii="Arial" w:eastAsiaTheme="minorEastAsia" w:hAnsi="Arial" w:cs="Arial"/>
          <w:sz w:val="22"/>
          <w:szCs w:val="22"/>
        </w:rPr>
      </w:pPr>
      <w:ins w:id="761" w:author="Piyush Nanda" w:date="2023-01-08T21:46:00Z">
        <w:r>
          <w:rPr>
            <w:rFonts w:ascii="Arial" w:hAnsi="Arial" w:cs="Arial"/>
            <w:sz w:val="22"/>
            <w:szCs w:val="22"/>
          </w:rPr>
          <w:t xml:space="preserve">Where </w:t>
        </w:r>
      </w:ins>
      <m:oMath>
        <m:r>
          <w:ins w:id="762" w:author="Piyush Nanda" w:date="2023-01-08T21:46:00Z">
            <w:rPr>
              <w:rFonts w:ascii="Cambria Math" w:eastAsiaTheme="minorEastAsia" w:hAnsi="Cambria Math" w:cs="Arial"/>
              <w:sz w:val="22"/>
              <w:szCs w:val="22"/>
            </w:rPr>
            <m:t>α=</m:t>
          </w:ins>
        </m:r>
        <m:r>
          <w:ins w:id="763" w:author="Piyush Nanda" w:date="2023-01-08T21:46:00Z">
            <w:rPr>
              <w:rFonts w:ascii="Cambria Math" w:hAnsi="Cambria Math" w:cs="Arial"/>
              <w:sz w:val="22"/>
              <w:szCs w:val="22"/>
            </w:rPr>
            <m:t>κ*(</m:t>
          </w:ins>
        </m:r>
        <m:f>
          <m:fPr>
            <m:ctrlPr>
              <w:ins w:id="764" w:author="Piyush Nanda" w:date="2023-01-08T21:46:00Z">
                <w:rPr>
                  <w:rFonts w:ascii="Cambria Math" w:hAnsi="Cambria Math" w:cs="Arial"/>
                  <w:i/>
                  <w:sz w:val="22"/>
                  <w:szCs w:val="22"/>
                </w:rPr>
              </w:ins>
            </m:ctrlPr>
          </m:fPr>
          <m:num>
            <m:func>
              <m:funcPr>
                <m:ctrlPr>
                  <w:ins w:id="765" w:author="Piyush Nanda" w:date="2023-01-08T21:46:00Z">
                    <w:rPr>
                      <w:rFonts w:ascii="Cambria Math" w:hAnsi="Cambria Math" w:cs="Arial"/>
                      <w:i/>
                      <w:sz w:val="22"/>
                      <w:szCs w:val="22"/>
                    </w:rPr>
                  </w:ins>
                </m:ctrlPr>
              </m:funcPr>
              <m:fName>
                <m:r>
                  <w:ins w:id="766" w:author="Piyush Nanda" w:date="2023-01-08T21:46:00Z">
                    <m:rPr>
                      <m:sty m:val="p"/>
                    </m:rPr>
                    <w:rPr>
                      <w:rFonts w:ascii="Cambria Math" w:hAnsi="Cambria Math" w:cs="Arial"/>
                      <w:sz w:val="22"/>
                      <w:szCs w:val="22"/>
                    </w:rPr>
                    <m:t>log</m:t>
                  </w:ins>
                </m:r>
              </m:fName>
              <m:e>
                <m:r>
                  <w:ins w:id="767" w:author="Piyush Nanda" w:date="2023-01-08T21:46:00Z">
                    <w:rPr>
                      <w:rFonts w:ascii="Cambria Math" w:hAnsi="Cambria Math" w:cs="Arial"/>
                      <w:sz w:val="22"/>
                      <w:szCs w:val="22"/>
                    </w:rPr>
                    <m:t>2</m:t>
                  </w:ins>
                </m:r>
              </m:e>
            </m:func>
          </m:num>
          <m:den>
            <m:r>
              <w:ins w:id="768" w:author="Piyush Nanda" w:date="2023-01-08T21:46:00Z">
                <w:rPr>
                  <w:rFonts w:ascii="Cambria Math" w:hAnsi="Cambria Math" w:cs="Arial"/>
                  <w:sz w:val="22"/>
                  <w:szCs w:val="22"/>
                </w:rPr>
                <m:t>λ</m:t>
              </w:ins>
            </m:r>
          </m:den>
        </m:f>
        <m:r>
          <w:ins w:id="769" w:author="Piyush Nanda" w:date="2023-01-08T21:46:00Z">
            <w:rPr>
              <w:rFonts w:ascii="Cambria Math" w:hAnsi="Cambria Math" w:cs="Arial"/>
              <w:sz w:val="22"/>
              <w:szCs w:val="22"/>
            </w:rPr>
            <m:t>)</m:t>
          </w:ins>
        </m:r>
      </m:oMath>
      <w:ins w:id="770" w:author="Piyush Nanda" w:date="2023-01-08T21:46:00Z">
        <w:r>
          <w:rPr>
            <w:rFonts w:ascii="Arial" w:eastAsiaTheme="minorEastAsia" w:hAnsi="Arial" w:cs="Arial"/>
            <w:sz w:val="22"/>
            <w:szCs w:val="22"/>
          </w:rPr>
          <w:t>.</w:t>
        </w:r>
      </w:ins>
    </w:p>
    <w:p w14:paraId="64619642" w14:textId="6280C054" w:rsidR="00BF68E0" w:rsidRDefault="00BF68E0" w:rsidP="00F064E4">
      <w:pPr>
        <w:jc w:val="both"/>
        <w:rPr>
          <w:ins w:id="771" w:author="Piyush Nanda" w:date="2023-01-08T21:46:00Z"/>
          <w:rFonts w:ascii="Arial" w:eastAsiaTheme="minorEastAsia" w:hAnsi="Arial" w:cs="Arial"/>
          <w:sz w:val="22"/>
          <w:szCs w:val="22"/>
        </w:rPr>
      </w:pPr>
    </w:p>
    <w:p w14:paraId="005F45F0" w14:textId="31A8D61D" w:rsidR="00BF68E0" w:rsidRDefault="00BF68E0" w:rsidP="00F064E4">
      <w:pPr>
        <w:jc w:val="both"/>
        <w:rPr>
          <w:ins w:id="772" w:author="Piyush Nanda" w:date="2023-01-08T20:49:00Z"/>
          <w:rFonts w:ascii="Arial" w:hAnsi="Arial" w:cs="Arial"/>
          <w:sz w:val="22"/>
          <w:szCs w:val="22"/>
        </w:rPr>
      </w:pPr>
      <w:ins w:id="773" w:author="Piyush Nanda" w:date="2023-01-08T21:47:00Z">
        <w:r>
          <w:rPr>
            <w:rFonts w:ascii="Arial" w:hAnsi="Arial" w:cs="Arial"/>
            <w:sz w:val="22"/>
            <w:szCs w:val="22"/>
          </w:rPr>
          <w:t xml:space="preserve">Therefore, for </w:t>
        </w:r>
      </w:ins>
      <m:oMath>
        <m:r>
          <w:ins w:id="774" w:author="Piyush Nanda" w:date="2023-01-08T21:47:00Z">
            <w:rPr>
              <w:rFonts w:ascii="Cambria Math" w:eastAsiaTheme="minorEastAsia" w:hAnsi="Cambria Math" w:cs="Arial"/>
              <w:sz w:val="22"/>
              <w:szCs w:val="22"/>
            </w:rPr>
            <m:t>δ</m:t>
          </w:ins>
        </m:r>
      </m:oMath>
      <w:ins w:id="775" w:author="Piyush Nanda" w:date="2023-01-08T21:47:00Z">
        <w:r>
          <w:rPr>
            <w:rFonts w:ascii="Arial" w:eastAsiaTheme="minorEastAsia" w:hAnsi="Arial" w:cs="Arial"/>
            <w:sz w:val="22"/>
            <w:szCs w:val="22"/>
          </w:rPr>
          <w:t xml:space="preserve"> values above </w:t>
        </w:r>
      </w:ins>
      <m:oMath>
        <m:f>
          <m:fPr>
            <m:ctrlPr>
              <w:ins w:id="776" w:author="Piyush Nanda" w:date="2023-01-08T21:47:00Z">
                <w:rPr>
                  <w:rFonts w:ascii="Cambria Math" w:eastAsiaTheme="minorEastAsia" w:hAnsi="Cambria Math" w:cs="Arial"/>
                  <w:i/>
                  <w:sz w:val="22"/>
                  <w:szCs w:val="22"/>
                </w:rPr>
              </w:ins>
            </m:ctrlPr>
          </m:fPr>
          <m:num>
            <m:r>
              <w:ins w:id="777" w:author="Piyush Nanda" w:date="2023-01-08T21:47:00Z">
                <w:rPr>
                  <w:rFonts w:ascii="Cambria Math" w:eastAsiaTheme="minorEastAsia" w:hAnsi="Cambria Math" w:cs="Arial"/>
                  <w:sz w:val="22"/>
                  <w:szCs w:val="22"/>
                </w:rPr>
                <m:t>1</m:t>
              </w:ins>
            </m:r>
          </m:num>
          <m:den>
            <m:r>
              <w:ins w:id="778" w:author="Piyush Nanda" w:date="2023-01-08T21:47:00Z">
                <w:rPr>
                  <w:rFonts w:ascii="Cambria Math" w:eastAsiaTheme="minorEastAsia" w:hAnsi="Cambria Math" w:cs="Arial"/>
                  <w:sz w:val="22"/>
                  <w:szCs w:val="22"/>
                </w:rPr>
                <m:t>2</m:t>
              </w:ins>
            </m:r>
            <m:r>
              <w:ins w:id="779" w:author="Piyush Nanda" w:date="2023-01-08T21:47:00Z">
                <w:rPr>
                  <w:rFonts w:ascii="Cambria Math" w:hAnsi="Cambria Math" w:cs="Arial"/>
                  <w:sz w:val="22"/>
                  <w:szCs w:val="22"/>
                </w:rPr>
                <m:t>α</m:t>
              </w:ins>
            </m:r>
          </m:den>
        </m:f>
      </m:oMath>
      <w:ins w:id="780" w:author="Piyush Nanda" w:date="2023-01-08T21:49:00Z">
        <w:r>
          <w:rPr>
            <w:rFonts w:ascii="Arial" w:eastAsiaTheme="minorEastAsia" w:hAnsi="Arial" w:cs="Arial"/>
            <w:sz w:val="22"/>
            <w:szCs w:val="22"/>
          </w:rPr>
          <w:t>, the model remain</w:t>
        </w:r>
      </w:ins>
      <w:ins w:id="781" w:author="Piyush Nanda" w:date="2023-01-08T21:55:00Z">
        <w:r w:rsidR="00B00D4C">
          <w:rPr>
            <w:rFonts w:ascii="Arial" w:eastAsiaTheme="minorEastAsia" w:hAnsi="Arial" w:cs="Arial"/>
            <w:sz w:val="22"/>
            <w:szCs w:val="22"/>
          </w:rPr>
          <w:t>s</w:t>
        </w:r>
      </w:ins>
      <w:ins w:id="782" w:author="Piyush Nanda" w:date="2023-01-08T21:49:00Z">
        <w:r>
          <w:rPr>
            <w:rFonts w:ascii="Arial" w:eastAsiaTheme="minorEastAsia" w:hAnsi="Arial" w:cs="Arial"/>
            <w:sz w:val="22"/>
            <w:szCs w:val="22"/>
          </w:rPr>
          <w:t xml:space="preserve"> steric-limited. This result is especially important because there isn’t any direct approach to measure the experimental link breaking rate</w:t>
        </w:r>
      </w:ins>
      <w:ins w:id="783" w:author="Piyush Nanda" w:date="2023-01-08T21:50:00Z">
        <w:r>
          <w:rPr>
            <w:rFonts w:ascii="Arial" w:eastAsiaTheme="minorEastAsia" w:hAnsi="Arial" w:cs="Arial"/>
            <w:sz w:val="22"/>
            <w:szCs w:val="22"/>
          </w:rPr>
          <w:t xml:space="preserve"> in a reliable way for any of the genotypes described earlier. Setting the link breaking rate</w:t>
        </w:r>
      </w:ins>
      <w:ins w:id="784" w:author="Piyush Nanda" w:date="2023-01-08T21:51:00Z">
        <w:r>
          <w:rPr>
            <w:rFonts w:ascii="Arial" w:eastAsiaTheme="minorEastAsia" w:hAnsi="Arial" w:cs="Arial"/>
            <w:sz w:val="22"/>
            <w:szCs w:val="22"/>
          </w:rPr>
          <w:t xml:space="preserve"> above the threshold makes sure the definition of the SA model remains </w:t>
        </w:r>
      </w:ins>
      <w:ins w:id="785" w:author="Piyush Nanda" w:date="2023-01-08T21:52:00Z">
        <w:r>
          <w:rPr>
            <w:rFonts w:ascii="Arial" w:eastAsiaTheme="minorEastAsia" w:hAnsi="Arial" w:cs="Arial"/>
            <w:sz w:val="22"/>
            <w:szCs w:val="22"/>
          </w:rPr>
          <w:t xml:space="preserve">consistent and the breaking rate doesn’t appear as a free parameter in the model. </w:t>
        </w:r>
      </w:ins>
      <w:ins w:id="786" w:author="Piyush Nanda" w:date="2023-01-08T21:51:00Z">
        <w:r>
          <w:rPr>
            <w:rFonts w:ascii="Arial" w:eastAsiaTheme="minorEastAsia" w:hAnsi="Arial" w:cs="Arial"/>
            <w:sz w:val="22"/>
            <w:szCs w:val="22"/>
          </w:rPr>
          <w:t xml:space="preserve"> </w:t>
        </w:r>
      </w:ins>
      <w:ins w:id="787" w:author="Piyush Nanda" w:date="2023-01-08T21:50:00Z">
        <w:r>
          <w:rPr>
            <w:rFonts w:ascii="Arial" w:eastAsiaTheme="minorEastAsia" w:hAnsi="Arial" w:cs="Arial"/>
            <w:sz w:val="22"/>
            <w:szCs w:val="22"/>
          </w:rPr>
          <w:t xml:space="preserve"> </w:t>
        </w:r>
      </w:ins>
      <w:ins w:id="788" w:author="Piyush Nanda" w:date="2023-01-08T21:49:00Z">
        <w:r>
          <w:rPr>
            <w:rFonts w:ascii="Arial" w:eastAsiaTheme="minorEastAsia" w:hAnsi="Arial" w:cs="Arial"/>
            <w:sz w:val="22"/>
            <w:szCs w:val="22"/>
          </w:rPr>
          <w:t xml:space="preserve"> </w:t>
        </w:r>
      </w:ins>
    </w:p>
    <w:p w14:paraId="7D97D33F" w14:textId="77777777" w:rsidR="006F1864" w:rsidRDefault="006F1864" w:rsidP="00F064E4">
      <w:pPr>
        <w:jc w:val="both"/>
        <w:rPr>
          <w:ins w:id="789" w:author="Piyush Nanda" w:date="2023-01-08T20:49:00Z"/>
          <w:rFonts w:ascii="Arial" w:hAnsi="Arial" w:cs="Arial"/>
          <w:sz w:val="22"/>
          <w:szCs w:val="22"/>
        </w:rPr>
      </w:pPr>
    </w:p>
    <w:p w14:paraId="5C1F3039" w14:textId="329B0906" w:rsidR="00FB7301" w:rsidRDefault="00F573A0" w:rsidP="00F064E4">
      <w:pPr>
        <w:jc w:val="both"/>
        <w:rPr>
          <w:moveTo w:id="790" w:author="Piyush Nanda" w:date="2023-01-08T22:29:00Z"/>
          <w:rFonts w:ascii="Arial" w:hAnsi="Arial" w:cs="Arial"/>
          <w:sz w:val="22"/>
          <w:szCs w:val="22"/>
        </w:rPr>
      </w:pPr>
      <w:del w:id="791" w:author="Piyush Nanda" w:date="2023-01-08T20:49:00Z">
        <w:r w:rsidRPr="00F573A0" w:rsidDel="006F1864">
          <w:rPr>
            <w:rFonts w:ascii="Arial" w:hAnsi="Arial" w:cs="Arial"/>
            <w:sz w:val="22"/>
            <w:szCs w:val="22"/>
          </w:rPr>
          <w:delText xml:space="preserve">As the strain has </w:delText>
        </w:r>
        <w:r w:rsidRPr="00C87AF3" w:rsidDel="006F1864">
          <w:rPr>
            <w:rFonts w:ascii="Arial" w:hAnsi="Arial" w:cs="Arial"/>
            <w:i/>
            <w:iCs/>
            <w:sz w:val="22"/>
            <w:szCs w:val="22"/>
          </w:rPr>
          <w:delText>ace2∆</w:delText>
        </w:r>
        <w:r w:rsidRPr="00F573A0" w:rsidDel="006F1864">
          <w:rPr>
            <w:rFonts w:ascii="Arial" w:hAnsi="Arial" w:cs="Arial"/>
            <w:sz w:val="22"/>
            <w:szCs w:val="22"/>
          </w:rPr>
          <w:delText xml:space="preserve"> background, hydrolysis of chitin is abolished. </w:delText>
        </w:r>
      </w:del>
      <w:r w:rsidRPr="00F573A0">
        <w:rPr>
          <w:rFonts w:ascii="Arial" w:hAnsi="Arial" w:cs="Arial"/>
          <w:sz w:val="22"/>
          <w:szCs w:val="22"/>
        </w:rPr>
        <w:t xml:space="preserve">Based on </w:t>
      </w:r>
      <w:del w:id="792" w:author="Piyush Nanda" w:date="2023-01-08T21:53:00Z">
        <w:r w:rsidRPr="00F573A0" w:rsidDel="00BF68E0">
          <w:rPr>
            <w:rFonts w:ascii="Arial" w:hAnsi="Arial" w:cs="Arial"/>
            <w:sz w:val="22"/>
            <w:szCs w:val="22"/>
          </w:rPr>
          <w:delText>this</w:delText>
        </w:r>
      </w:del>
      <w:ins w:id="793" w:author="Piyush Nanda" w:date="2023-01-08T21:53:00Z">
        <w:r w:rsidR="00BF68E0">
          <w:rPr>
            <w:rFonts w:ascii="Arial" w:hAnsi="Arial" w:cs="Arial"/>
            <w:sz w:val="22"/>
            <w:szCs w:val="22"/>
          </w:rPr>
          <w:t xml:space="preserve">the values of </w:t>
        </w:r>
      </w:ins>
      <m:oMath>
        <m:r>
          <w:ins w:id="794" w:author="Piyush Nanda" w:date="2023-01-08T21:54:00Z">
            <w:rPr>
              <w:rFonts w:ascii="Cambria Math" w:hAnsi="Cambria Math" w:cs="Arial"/>
              <w:sz w:val="22"/>
              <w:szCs w:val="22"/>
            </w:rPr>
            <m:t>κ, λ and δ</m:t>
          </w:ins>
        </m:r>
      </m:oMath>
      <w:r w:rsidRPr="00F573A0">
        <w:rPr>
          <w:rFonts w:ascii="Arial" w:hAnsi="Arial" w:cs="Arial"/>
          <w:sz w:val="22"/>
          <w:szCs w:val="22"/>
        </w:rPr>
        <w:t>, the models were parameterized</w:t>
      </w:r>
      <w:del w:id="795" w:author="Piyush Nanda" w:date="2023-01-08T21:53:00Z">
        <w:r w:rsidRPr="00F573A0" w:rsidDel="00BF68E0">
          <w:rPr>
            <w:rFonts w:ascii="Arial" w:hAnsi="Arial" w:cs="Arial"/>
            <w:sz w:val="22"/>
            <w:szCs w:val="22"/>
          </w:rPr>
          <w:delText xml:space="preserve"> (</w:delText>
        </w:r>
        <w:r w:rsidRPr="00F573A0" w:rsidDel="00BF68E0">
          <w:rPr>
            <w:rFonts w:ascii="Arial" w:hAnsi="Arial" w:cs="Arial"/>
            <w:b/>
            <w:bCs/>
            <w:sz w:val="22"/>
            <w:szCs w:val="22"/>
          </w:rPr>
          <w:delText>Figure S4</w:delText>
        </w:r>
        <w:r w:rsidRPr="00F573A0" w:rsidDel="00BF68E0">
          <w:rPr>
            <w:rFonts w:ascii="Arial" w:hAnsi="Arial" w:cs="Arial"/>
            <w:sz w:val="22"/>
            <w:szCs w:val="22"/>
          </w:rPr>
          <w:delText>)</w:delText>
        </w:r>
      </w:del>
      <w:r w:rsidRPr="00F573A0">
        <w:rPr>
          <w:rFonts w:ascii="Arial" w:hAnsi="Arial" w:cs="Arial"/>
          <w:sz w:val="22"/>
          <w:szCs w:val="22"/>
        </w:rPr>
        <w:t xml:space="preserve">. </w:t>
      </w:r>
      <w:del w:id="796" w:author="Piyush Nanda" w:date="2023-01-08T21:54:00Z">
        <w:r w:rsidRPr="00F573A0" w:rsidDel="00B00D4C">
          <w:rPr>
            <w:rFonts w:ascii="Arial" w:hAnsi="Arial" w:cs="Arial"/>
            <w:sz w:val="22"/>
            <w:szCs w:val="22"/>
          </w:rPr>
          <w:delText xml:space="preserve">The breaking time was sampled from an exponential distribution for age-dependent decay of the septum. For strains with </w:delText>
        </w:r>
        <w:r w:rsidRPr="00C87AF3" w:rsidDel="00B00D4C">
          <w:rPr>
            <w:rFonts w:ascii="Arial" w:hAnsi="Arial" w:cs="Arial"/>
            <w:i/>
            <w:iCs/>
            <w:sz w:val="22"/>
            <w:szCs w:val="22"/>
          </w:rPr>
          <w:delText>ace2∆</w:delText>
        </w:r>
        <w:r w:rsidRPr="00F573A0" w:rsidDel="00B00D4C">
          <w:rPr>
            <w:rFonts w:ascii="Arial" w:hAnsi="Arial" w:cs="Arial"/>
            <w:sz w:val="22"/>
            <w:szCs w:val="22"/>
          </w:rPr>
          <w:delText xml:space="preserve"> or </w:delText>
        </w:r>
        <w:r w:rsidRPr="00C87AF3" w:rsidDel="00B00D4C">
          <w:rPr>
            <w:rFonts w:ascii="Arial" w:hAnsi="Arial" w:cs="Arial"/>
            <w:i/>
            <w:iCs/>
            <w:sz w:val="22"/>
            <w:szCs w:val="22"/>
          </w:rPr>
          <w:delText>cts1∆</w:delText>
        </w:r>
        <w:r w:rsidRPr="00F573A0" w:rsidDel="00B00D4C">
          <w:rPr>
            <w:rFonts w:ascii="Arial" w:hAnsi="Arial" w:cs="Arial"/>
            <w:sz w:val="22"/>
            <w:szCs w:val="22"/>
          </w:rPr>
          <w:delText xml:space="preserve"> background, the breaking time was assumed to be at least an order higher than the doubling time (~50-100 hours). The assumption is based on the septum taking a very long time to fracture when the hydrolysis machinery is shut down naturally. </w:delText>
        </w:r>
      </w:del>
      <w:r w:rsidRPr="00F573A0">
        <w:rPr>
          <w:rFonts w:ascii="Arial" w:hAnsi="Arial" w:cs="Arial"/>
          <w:sz w:val="22"/>
          <w:szCs w:val="22"/>
        </w:rPr>
        <w:t xml:space="preserve">On overlaying discrete distributions obtained from experiments from two conditions, i.e., BUD4-OFF and BUD4-ON with Kernel Density Fits from cluster sizes obtained from simulations, </w:t>
      </w:r>
      <w:del w:id="797" w:author="Piyush Nanda" w:date="2023-01-08T21:56:00Z">
        <w:r w:rsidRPr="00F573A0" w:rsidDel="00B00D4C">
          <w:rPr>
            <w:rFonts w:ascii="Arial" w:hAnsi="Arial" w:cs="Arial"/>
            <w:sz w:val="22"/>
            <w:szCs w:val="22"/>
          </w:rPr>
          <w:delText xml:space="preserve">model </w:delText>
        </w:r>
      </w:del>
      <w:r w:rsidRPr="00F573A0">
        <w:rPr>
          <w:rFonts w:ascii="Arial" w:hAnsi="Arial" w:cs="Arial"/>
          <w:sz w:val="22"/>
          <w:szCs w:val="22"/>
        </w:rPr>
        <w:t xml:space="preserve">SA </w:t>
      </w:r>
      <w:ins w:id="798" w:author="Piyush Nanda" w:date="2023-01-08T21:56:00Z">
        <w:r w:rsidR="00B00D4C">
          <w:rPr>
            <w:rFonts w:ascii="Arial" w:hAnsi="Arial" w:cs="Arial"/>
            <w:sz w:val="22"/>
            <w:szCs w:val="22"/>
          </w:rPr>
          <w:t xml:space="preserve">model </w:t>
        </w:r>
      </w:ins>
      <w:r w:rsidRPr="00F573A0">
        <w:rPr>
          <w:rFonts w:ascii="Arial" w:hAnsi="Arial" w:cs="Arial"/>
          <w:sz w:val="22"/>
          <w:szCs w:val="22"/>
        </w:rPr>
        <w:t xml:space="preserve">shows a strong agreement </w:t>
      </w:r>
      <w:del w:id="799" w:author="Piyush Nanda" w:date="2023-01-08T21:56:00Z">
        <w:r w:rsidRPr="00F573A0" w:rsidDel="00B00D4C">
          <w:rPr>
            <w:rFonts w:ascii="Arial" w:hAnsi="Arial" w:cs="Arial"/>
            <w:sz w:val="22"/>
            <w:szCs w:val="22"/>
          </w:rPr>
          <w:delText>in two conditions</w:delText>
        </w:r>
      </w:del>
      <w:ins w:id="800" w:author="Piyush Nanda" w:date="2023-01-08T21:57:00Z">
        <w:r w:rsidR="00B00D4C">
          <w:rPr>
            <w:rFonts w:ascii="Arial" w:hAnsi="Arial" w:cs="Arial"/>
            <w:sz w:val="22"/>
            <w:szCs w:val="22"/>
          </w:rPr>
          <w:t>in predicting the</w:t>
        </w:r>
      </w:ins>
      <w:ins w:id="801" w:author="Piyush Nanda" w:date="2023-01-08T22:24:00Z">
        <w:r w:rsidR="00FB7301">
          <w:rPr>
            <w:rFonts w:ascii="Arial" w:hAnsi="Arial" w:cs="Arial"/>
            <w:sz w:val="22"/>
            <w:szCs w:val="22"/>
          </w:rPr>
          <w:t xml:space="preserve"> cluster size distributions (Figure 3A and 3B)</w:t>
        </w:r>
      </w:ins>
      <w:r w:rsidRPr="00F573A0">
        <w:rPr>
          <w:rFonts w:ascii="Arial" w:hAnsi="Arial" w:cs="Arial"/>
          <w:sz w:val="22"/>
          <w:szCs w:val="22"/>
        </w:rPr>
        <w:t>.</w:t>
      </w:r>
      <w:ins w:id="802" w:author="Piyush Nanda" w:date="2023-01-08T22:25:00Z">
        <w:r w:rsidR="00FB7301">
          <w:rPr>
            <w:rFonts w:ascii="Arial" w:hAnsi="Arial" w:cs="Arial"/>
            <w:sz w:val="22"/>
            <w:szCs w:val="22"/>
          </w:rPr>
          <w:t xml:space="preserve"> Increasing the kissing number by shutting down BUD4 expression also strongly suggests that the size of the cluster is steric-limited</w:t>
        </w:r>
      </w:ins>
      <w:ins w:id="803" w:author="Piyush Nanda" w:date="2023-01-08T22:26:00Z">
        <w:r w:rsidR="00FB7301">
          <w:rPr>
            <w:rFonts w:ascii="Arial" w:hAnsi="Arial" w:cs="Arial"/>
            <w:sz w:val="22"/>
            <w:szCs w:val="22"/>
          </w:rPr>
          <w:t xml:space="preserve">. We </w:t>
        </w:r>
      </w:ins>
      <w:ins w:id="804" w:author="Piyush Nanda" w:date="2023-01-26T10:18:00Z">
        <w:r w:rsidR="00E32912">
          <w:rPr>
            <w:rFonts w:ascii="Arial" w:hAnsi="Arial" w:cs="Arial"/>
            <w:sz w:val="22"/>
            <w:szCs w:val="22"/>
          </w:rPr>
          <w:t>image</w:t>
        </w:r>
      </w:ins>
      <w:ins w:id="805" w:author="Piyush Nanda" w:date="2023-01-08T22:26:00Z">
        <w:r w:rsidR="00FB7301">
          <w:rPr>
            <w:rFonts w:ascii="Arial" w:hAnsi="Arial" w:cs="Arial"/>
            <w:sz w:val="22"/>
            <w:szCs w:val="22"/>
          </w:rPr>
          <w:t xml:space="preserve"> the budding pattern by performing confocal laser scanning microscopy with </w:t>
        </w:r>
      </w:ins>
      <w:ins w:id="806" w:author="Piyush Nanda" w:date="2023-01-08T22:27:00Z">
        <w:r w:rsidR="00FB7301">
          <w:rPr>
            <w:rFonts w:ascii="Arial" w:hAnsi="Arial" w:cs="Arial"/>
            <w:sz w:val="22"/>
            <w:szCs w:val="22"/>
          </w:rPr>
          <w:t>CW-stained</w:t>
        </w:r>
      </w:ins>
      <w:ins w:id="807" w:author="Piyush Nanda" w:date="2023-01-08T22:26:00Z">
        <w:r w:rsidR="00FB7301">
          <w:rPr>
            <w:rFonts w:ascii="Arial" w:hAnsi="Arial" w:cs="Arial"/>
            <w:sz w:val="22"/>
            <w:szCs w:val="22"/>
          </w:rPr>
          <w:t xml:space="preserve"> clusters</w:t>
        </w:r>
      </w:ins>
      <w:ins w:id="808" w:author="Piyush Nanda" w:date="2023-01-08T22:28:00Z">
        <w:r w:rsidR="00FB7301">
          <w:rPr>
            <w:rFonts w:ascii="Arial" w:hAnsi="Arial" w:cs="Arial"/>
            <w:sz w:val="22"/>
            <w:szCs w:val="22"/>
          </w:rPr>
          <w:t xml:space="preserve"> (Figure 3C and 3D)</w:t>
        </w:r>
      </w:ins>
      <w:ins w:id="809" w:author="Piyush Nanda" w:date="2023-01-08T22:26:00Z">
        <w:r w:rsidR="00FB7301">
          <w:rPr>
            <w:rFonts w:ascii="Arial" w:hAnsi="Arial" w:cs="Arial"/>
            <w:sz w:val="22"/>
            <w:szCs w:val="22"/>
          </w:rPr>
          <w:t xml:space="preserve">. </w:t>
        </w:r>
      </w:ins>
      <w:ins w:id="810" w:author="Piyush Nanda" w:date="2023-01-08T22:27:00Z">
        <w:r w:rsidR="00FB7301">
          <w:rPr>
            <w:rFonts w:ascii="Arial" w:hAnsi="Arial" w:cs="Arial"/>
            <w:sz w:val="22"/>
            <w:szCs w:val="22"/>
          </w:rPr>
          <w:t>Budding close to previous</w:t>
        </w:r>
      </w:ins>
      <w:ins w:id="811" w:author="Piyush Nanda" w:date="2023-01-08T22:25:00Z">
        <w:r w:rsidR="00FB7301">
          <w:rPr>
            <w:rFonts w:ascii="Arial" w:hAnsi="Arial" w:cs="Arial"/>
            <w:sz w:val="22"/>
            <w:szCs w:val="22"/>
          </w:rPr>
          <w:t xml:space="preserve"> </w:t>
        </w:r>
      </w:ins>
      <w:ins w:id="812" w:author="Piyush Nanda" w:date="2023-01-08T22:27:00Z">
        <w:r w:rsidR="00FB7301">
          <w:rPr>
            <w:rFonts w:ascii="Arial" w:hAnsi="Arial" w:cs="Arial"/>
            <w:sz w:val="22"/>
            <w:szCs w:val="22"/>
          </w:rPr>
          <w:t>bud-scar</w:t>
        </w:r>
      </w:ins>
      <w:ins w:id="813" w:author="Piyush Nanda" w:date="2023-01-08T22:28:00Z">
        <w:r w:rsidR="00FB7301">
          <w:rPr>
            <w:rFonts w:ascii="Arial" w:hAnsi="Arial" w:cs="Arial"/>
            <w:sz w:val="22"/>
            <w:szCs w:val="22"/>
          </w:rPr>
          <w:t xml:space="preserve"> i.e., axial budding</w:t>
        </w:r>
      </w:ins>
      <w:ins w:id="814" w:author="Piyush Nanda" w:date="2023-01-08T22:27:00Z">
        <w:r w:rsidR="00FB7301">
          <w:rPr>
            <w:rFonts w:ascii="Arial" w:hAnsi="Arial" w:cs="Arial"/>
            <w:sz w:val="22"/>
            <w:szCs w:val="22"/>
          </w:rPr>
          <w:t xml:space="preserve"> leads to early development of steric forces and therefore clusters collapse a</w:t>
        </w:r>
      </w:ins>
      <w:ins w:id="815" w:author="Piyush Nanda" w:date="2023-01-08T22:28:00Z">
        <w:r w:rsidR="00FB7301">
          <w:rPr>
            <w:rFonts w:ascii="Arial" w:hAnsi="Arial" w:cs="Arial"/>
            <w:sz w:val="22"/>
            <w:szCs w:val="22"/>
          </w:rPr>
          <w:t xml:space="preserve">t a smaller cluster size compared to bipolar budding. </w:t>
        </w:r>
      </w:ins>
      <w:moveToRangeStart w:id="816" w:author="Piyush Nanda" w:date="2023-01-08T22:29:00Z" w:name="move124109406"/>
      <w:moveTo w:id="817" w:author="Piyush Nanda" w:date="2023-01-08T22:29:00Z">
        <w:r w:rsidR="00FB7301" w:rsidRPr="00F573A0">
          <w:rPr>
            <w:rFonts w:ascii="Arial" w:hAnsi="Arial" w:cs="Arial"/>
            <w:sz w:val="22"/>
            <w:szCs w:val="22"/>
          </w:rPr>
          <w:t xml:space="preserve">Model SR </w:t>
        </w:r>
        <w:del w:id="818" w:author="Piyush Nanda" w:date="2023-01-08T22:29:00Z">
          <w:r w:rsidR="00FB7301" w:rsidRPr="00F573A0" w:rsidDel="00FB7301">
            <w:rPr>
              <w:rFonts w:ascii="Arial" w:hAnsi="Arial" w:cs="Arial"/>
              <w:sz w:val="22"/>
              <w:szCs w:val="22"/>
            </w:rPr>
            <w:delText xml:space="preserve">also </w:delText>
          </w:r>
        </w:del>
        <w:r w:rsidR="00FB7301" w:rsidRPr="00F573A0">
          <w:rPr>
            <w:rFonts w:ascii="Arial" w:hAnsi="Arial" w:cs="Arial"/>
            <w:sz w:val="22"/>
            <w:szCs w:val="22"/>
          </w:rPr>
          <w:t>produces cluster</w:t>
        </w:r>
      </w:moveTo>
      <w:ins w:id="819" w:author="Piyush Nanda" w:date="2023-01-08T22:29:00Z">
        <w:r w:rsidR="00FB7301">
          <w:rPr>
            <w:rFonts w:ascii="Arial" w:hAnsi="Arial" w:cs="Arial"/>
            <w:sz w:val="22"/>
            <w:szCs w:val="22"/>
          </w:rPr>
          <w:t>-size dist</w:t>
        </w:r>
      </w:ins>
      <w:ins w:id="820" w:author="Piyush Nanda" w:date="2023-01-08T22:30:00Z">
        <w:r w:rsidR="00FB7301">
          <w:rPr>
            <w:rFonts w:ascii="Arial" w:hAnsi="Arial" w:cs="Arial"/>
            <w:sz w:val="22"/>
            <w:szCs w:val="22"/>
          </w:rPr>
          <w:t xml:space="preserve">ribution </w:t>
        </w:r>
      </w:ins>
      <w:moveTo w:id="821" w:author="Piyush Nanda" w:date="2023-01-08T22:29:00Z">
        <w:del w:id="822" w:author="Piyush Nanda" w:date="2023-01-08T22:29:00Z">
          <w:r w:rsidR="00FB7301" w:rsidRPr="00F573A0" w:rsidDel="00FB7301">
            <w:rPr>
              <w:rFonts w:ascii="Arial" w:hAnsi="Arial" w:cs="Arial"/>
              <w:sz w:val="22"/>
              <w:szCs w:val="22"/>
            </w:rPr>
            <w:delText xml:space="preserve">s </w:delText>
          </w:r>
        </w:del>
        <w:r w:rsidR="00FB7301" w:rsidRPr="00F573A0">
          <w:rPr>
            <w:rFonts w:ascii="Arial" w:hAnsi="Arial" w:cs="Arial"/>
            <w:sz w:val="22"/>
            <w:szCs w:val="22"/>
          </w:rPr>
          <w:t>that are larger than experimentally realized. SR model assigns an equal probability of breaking to all the edges. The breaking of the oldest edge produces clusters of equal sizes</w:t>
        </w:r>
      </w:moveTo>
      <w:ins w:id="823" w:author="Piyush Nanda" w:date="2023-01-08T22:30:00Z">
        <w:r w:rsidR="00FB7301">
          <w:rPr>
            <w:rFonts w:ascii="Arial" w:hAnsi="Arial" w:cs="Arial"/>
            <w:sz w:val="22"/>
            <w:szCs w:val="22"/>
          </w:rPr>
          <w:t xml:space="preserve"> whereas</w:t>
        </w:r>
      </w:ins>
      <w:moveTo w:id="824" w:author="Piyush Nanda" w:date="2023-01-08T22:29:00Z">
        <w:del w:id="825" w:author="Piyush Nanda" w:date="2023-01-08T22:30:00Z">
          <w:r w:rsidR="00FB7301" w:rsidRPr="00F573A0" w:rsidDel="00FB7301">
            <w:rPr>
              <w:rFonts w:ascii="Arial" w:hAnsi="Arial" w:cs="Arial"/>
              <w:sz w:val="22"/>
              <w:szCs w:val="22"/>
            </w:rPr>
            <w:delText>, but</w:delText>
          </w:r>
        </w:del>
        <w:r w:rsidR="00FB7301" w:rsidRPr="00F573A0">
          <w:rPr>
            <w:rFonts w:ascii="Arial" w:hAnsi="Arial" w:cs="Arial"/>
            <w:sz w:val="22"/>
            <w:szCs w:val="22"/>
          </w:rPr>
          <w:t xml:space="preserve"> the breaking of the newest</w:t>
        </w:r>
      </w:moveTo>
      <w:ins w:id="826" w:author="Piyush Nanda" w:date="2023-01-08T22:30:00Z">
        <w:r w:rsidR="00FB7301">
          <w:rPr>
            <w:rFonts w:ascii="Arial" w:hAnsi="Arial" w:cs="Arial"/>
            <w:sz w:val="22"/>
            <w:szCs w:val="22"/>
          </w:rPr>
          <w:t xml:space="preserve"> link</w:t>
        </w:r>
      </w:ins>
      <w:moveTo w:id="827" w:author="Piyush Nanda" w:date="2023-01-08T22:29:00Z">
        <w:r w:rsidR="00FB7301" w:rsidRPr="00F573A0">
          <w:rPr>
            <w:rFonts w:ascii="Arial" w:hAnsi="Arial" w:cs="Arial"/>
            <w:sz w:val="22"/>
            <w:szCs w:val="22"/>
          </w:rPr>
          <w:t xml:space="preserve"> produces clusters of </w:t>
        </w:r>
        <w:del w:id="828" w:author="Piyush Nanda" w:date="2023-01-08T22:30:00Z">
          <w:r w:rsidR="00FB7301" w:rsidRPr="00F573A0" w:rsidDel="00FB7301">
            <w:rPr>
              <w:rFonts w:ascii="Arial" w:hAnsi="Arial" w:cs="Arial"/>
              <w:sz w:val="22"/>
              <w:szCs w:val="22"/>
            </w:rPr>
            <w:delText>very large and very small sizes</w:delText>
          </w:r>
        </w:del>
      </w:moveTo>
      <w:ins w:id="829" w:author="Piyush Nanda" w:date="2023-01-08T22:30:00Z">
        <w:r w:rsidR="00FB7301">
          <w:rPr>
            <w:rFonts w:ascii="Arial" w:hAnsi="Arial" w:cs="Arial"/>
            <w:sz w:val="22"/>
            <w:szCs w:val="22"/>
          </w:rPr>
          <w:t xml:space="preserve">highly asymmetric </w:t>
        </w:r>
      </w:ins>
      <w:ins w:id="830" w:author="Piyush Nanda" w:date="2023-01-08T22:31:00Z">
        <w:r w:rsidR="00FB7301">
          <w:rPr>
            <w:rFonts w:ascii="Arial" w:hAnsi="Arial" w:cs="Arial"/>
            <w:sz w:val="22"/>
            <w:szCs w:val="22"/>
          </w:rPr>
          <w:t>clusters</w:t>
        </w:r>
      </w:ins>
      <w:moveTo w:id="831" w:author="Piyush Nanda" w:date="2023-01-08T22:29:00Z">
        <w:del w:id="832" w:author="Piyush Nanda" w:date="2023-01-08T22:31:00Z">
          <w:r w:rsidR="00FB7301" w:rsidRPr="00F573A0" w:rsidDel="00FB7301">
            <w:rPr>
              <w:rFonts w:ascii="Arial" w:hAnsi="Arial" w:cs="Arial"/>
              <w:sz w:val="22"/>
              <w:szCs w:val="22"/>
            </w:rPr>
            <w:delText>.</w:delText>
          </w:r>
        </w:del>
        <w:r w:rsidR="00FB7301" w:rsidRPr="00F573A0">
          <w:rPr>
            <w:rFonts w:ascii="Arial" w:hAnsi="Arial" w:cs="Arial"/>
            <w:sz w:val="22"/>
            <w:szCs w:val="22"/>
          </w:rPr>
          <w:t xml:space="preserve"> The theoretical number of cells per cluster if the newest edge breaks for a kissing number of 8 would be 254 and 2. A size of 254 is not realized in the model. Similarly, for a kissing number of 5, the resultant clusters would have sizes 30 and 2. Therefore, model S</w:t>
        </w:r>
      </w:moveTo>
      <w:ins w:id="833" w:author="Piyush Nanda" w:date="2023-01-08T22:32:00Z">
        <w:r w:rsidR="00FB7301">
          <w:rPr>
            <w:rFonts w:ascii="Arial" w:hAnsi="Arial" w:cs="Arial"/>
            <w:sz w:val="22"/>
            <w:szCs w:val="22"/>
          </w:rPr>
          <w:t>R</w:t>
        </w:r>
      </w:ins>
      <w:moveTo w:id="834" w:author="Piyush Nanda" w:date="2023-01-08T22:29:00Z">
        <w:del w:id="835" w:author="Piyush Nanda" w:date="2023-01-08T22:32:00Z">
          <w:r w:rsidR="00FB7301" w:rsidRPr="00F573A0" w:rsidDel="00FB7301">
            <w:rPr>
              <w:rFonts w:ascii="Arial" w:hAnsi="Arial" w:cs="Arial"/>
              <w:sz w:val="22"/>
              <w:szCs w:val="22"/>
            </w:rPr>
            <w:delText>A</w:delText>
          </w:r>
        </w:del>
        <w:r w:rsidR="00FB7301" w:rsidRPr="00F573A0">
          <w:rPr>
            <w:rFonts w:ascii="Arial" w:hAnsi="Arial" w:cs="Arial"/>
            <w:sz w:val="22"/>
            <w:szCs w:val="22"/>
          </w:rPr>
          <w:t xml:space="preserve"> </w:t>
        </w:r>
        <w:del w:id="836" w:author="Piyush Nanda" w:date="2023-01-08T22:32:00Z">
          <w:r w:rsidR="00FB7301" w:rsidRPr="00F573A0" w:rsidDel="00FB7301">
            <w:rPr>
              <w:rFonts w:ascii="Arial" w:hAnsi="Arial" w:cs="Arial"/>
              <w:sz w:val="22"/>
              <w:szCs w:val="22"/>
            </w:rPr>
            <w:delText xml:space="preserve">better predicts cluster sizes than others in both experimental conditions. </w:delText>
          </w:r>
        </w:del>
      </w:moveTo>
      <w:ins w:id="837" w:author="Piyush Nanda" w:date="2023-01-08T22:32:00Z">
        <w:r w:rsidR="00FB7301">
          <w:rPr>
            <w:rFonts w:ascii="Arial" w:hAnsi="Arial" w:cs="Arial"/>
            <w:sz w:val="22"/>
            <w:szCs w:val="22"/>
          </w:rPr>
          <w:t xml:space="preserve">fails to capture the experimentally observed distribution. </w:t>
        </w:r>
      </w:ins>
    </w:p>
    <w:moveToRangeEnd w:id="816"/>
    <w:p w14:paraId="10EF988E" w14:textId="3389F404" w:rsidR="00FB7301" w:rsidRDefault="00FB7301" w:rsidP="00F064E4">
      <w:pPr>
        <w:jc w:val="both"/>
        <w:rPr>
          <w:ins w:id="838" w:author="Piyush Nanda" w:date="2023-01-08T22:24:00Z"/>
          <w:rFonts w:ascii="Arial" w:hAnsi="Arial" w:cs="Arial"/>
          <w:sz w:val="22"/>
          <w:szCs w:val="22"/>
        </w:rPr>
      </w:pPr>
    </w:p>
    <w:p w14:paraId="6767F0E9" w14:textId="7A09E152" w:rsidR="00CD2374" w:rsidRDefault="00FB7301" w:rsidP="00F064E4">
      <w:pPr>
        <w:jc w:val="both"/>
        <w:rPr>
          <w:ins w:id="839" w:author="Piyush Nanda" w:date="2023-01-08T17:40:00Z"/>
          <w:rFonts w:ascii="Arial" w:hAnsi="Arial" w:cs="Arial"/>
          <w:sz w:val="22"/>
          <w:szCs w:val="22"/>
        </w:rPr>
      </w:pPr>
      <w:ins w:id="840" w:author="Piyush Nanda" w:date="2023-01-08T22:32:00Z">
        <w:r>
          <w:rPr>
            <w:rFonts w:ascii="Arial" w:hAnsi="Arial" w:cs="Arial"/>
            <w:sz w:val="22"/>
            <w:szCs w:val="22"/>
          </w:rPr>
          <w:t>Other competi</w:t>
        </w:r>
      </w:ins>
      <w:ins w:id="841" w:author="Piyush Nanda" w:date="2023-01-26T10:19:00Z">
        <w:r w:rsidR="00E32912">
          <w:rPr>
            <w:rFonts w:ascii="Arial" w:hAnsi="Arial" w:cs="Arial"/>
            <w:sz w:val="22"/>
            <w:szCs w:val="22"/>
          </w:rPr>
          <w:t>ng</w:t>
        </w:r>
      </w:ins>
      <w:ins w:id="842" w:author="Piyush Nanda" w:date="2023-01-08T22:32:00Z">
        <w:r>
          <w:rPr>
            <w:rFonts w:ascii="Arial" w:hAnsi="Arial" w:cs="Arial"/>
            <w:sz w:val="22"/>
            <w:szCs w:val="22"/>
          </w:rPr>
          <w:t xml:space="preserve"> models fail to show any correspondence with the </w:t>
        </w:r>
      </w:ins>
      <w:ins w:id="843" w:author="Piyush Nanda" w:date="2023-01-08T22:33:00Z">
        <w:r>
          <w:rPr>
            <w:rFonts w:ascii="Arial" w:hAnsi="Arial" w:cs="Arial"/>
            <w:sz w:val="22"/>
            <w:szCs w:val="22"/>
          </w:rPr>
          <w:t>observed experimental distribution. For example,</w:t>
        </w:r>
      </w:ins>
      <w:ins w:id="844" w:author="Piyush Nanda" w:date="2023-01-08T22:32:00Z">
        <w:r>
          <w:rPr>
            <w:rFonts w:ascii="Arial" w:hAnsi="Arial" w:cs="Arial"/>
            <w:sz w:val="22"/>
            <w:szCs w:val="22"/>
          </w:rPr>
          <w:t xml:space="preserve"> </w:t>
        </w:r>
      </w:ins>
      <w:del w:id="845" w:author="Piyush Nanda" w:date="2023-01-08T22:25:00Z">
        <w:r w:rsidR="00F573A0" w:rsidRPr="00F573A0" w:rsidDel="00FB7301">
          <w:rPr>
            <w:rFonts w:ascii="Arial" w:hAnsi="Arial" w:cs="Arial"/>
            <w:sz w:val="22"/>
            <w:szCs w:val="22"/>
          </w:rPr>
          <w:delText xml:space="preserve"> </w:delText>
        </w:r>
      </w:del>
      <w:r w:rsidR="00F573A0" w:rsidRPr="00F573A0">
        <w:rPr>
          <w:rFonts w:ascii="Arial" w:hAnsi="Arial" w:cs="Arial"/>
          <w:sz w:val="22"/>
          <w:szCs w:val="22"/>
        </w:rPr>
        <w:t>Model NSA produces very large sizes of clusters (&gt;500 cells per cluster) that are not realized experimentally</w:t>
      </w:r>
      <w:ins w:id="846" w:author="Piyush Nanda" w:date="2023-01-08T22:24:00Z">
        <w:r>
          <w:rPr>
            <w:rFonts w:ascii="Arial" w:hAnsi="Arial" w:cs="Arial"/>
            <w:sz w:val="22"/>
            <w:szCs w:val="22"/>
          </w:rPr>
          <w:t xml:space="preserve"> in any conditions</w:t>
        </w:r>
      </w:ins>
      <w:r w:rsidR="00F573A0" w:rsidRPr="00F573A0">
        <w:rPr>
          <w:rFonts w:ascii="Arial" w:hAnsi="Arial" w:cs="Arial"/>
          <w:sz w:val="22"/>
          <w:szCs w:val="22"/>
        </w:rPr>
        <w:t xml:space="preserve">. Model NSR produces cells with only one cell as a random choice to break one of the edges starting from clusters having just two cells would produce singlets. Model SO produces a bimodal distribution of cluster sizes corresponding to 128 and 64 cells per cluster. Breaking at the oldest node will always produce clusters of equal sizes as the cluster is symmetric about the oldest edge. Therefore, the clusters would either have 128 cells per cluster when they are about to break or 64 cells per cluster after they break. </w:t>
      </w:r>
      <w:moveFromRangeStart w:id="847" w:author="Piyush Nanda" w:date="2023-01-08T22:29:00Z" w:name="move124109406"/>
      <w:moveFrom w:id="848" w:author="Piyush Nanda" w:date="2023-01-08T22:29:00Z">
        <w:r w:rsidR="00F573A0" w:rsidRPr="00F573A0" w:rsidDel="00FB7301">
          <w:rPr>
            <w:rFonts w:ascii="Arial" w:hAnsi="Arial" w:cs="Arial"/>
            <w:sz w:val="22"/>
            <w:szCs w:val="22"/>
          </w:rPr>
          <w:t xml:space="preserve">Model SR also produces clusters that are larger than experimentally realized. SR model assigns an equal probability of breaking to all the edges. The breaking of the oldest edge produces clusters of equal sizes, but the breaking of the newest produces clusters of very large and very small sizes. The theoretical number of cells per cluster if the newest edge breaks for a kissing number of 8 would be 254 and 2. A size of 254 is not realized in the model. Similarly, for a kissing number of 5, the resultant clusters would have sizes 30 and 2. Therefore, model SA better predicts cluster sizes than others in both experimental conditions. </w:t>
        </w:r>
      </w:moveFrom>
      <w:moveFromRangeEnd w:id="847"/>
    </w:p>
    <w:p w14:paraId="1BB4A098" w14:textId="77777777" w:rsidR="00F573A0" w:rsidRPr="00F573A0" w:rsidRDefault="00F573A0" w:rsidP="00F064E4">
      <w:pPr>
        <w:jc w:val="both"/>
        <w:rPr>
          <w:rFonts w:ascii="Arial" w:hAnsi="Arial" w:cs="Arial"/>
          <w:sz w:val="22"/>
          <w:szCs w:val="22"/>
        </w:rPr>
      </w:pPr>
    </w:p>
    <w:p w14:paraId="7B81A1E2" w14:textId="3588B631" w:rsidR="00F573A0" w:rsidRPr="00F573A0" w:rsidDel="00ED7033" w:rsidRDefault="00F573A0" w:rsidP="00F064E4">
      <w:pPr>
        <w:jc w:val="both"/>
        <w:rPr>
          <w:del w:id="849" w:author="Piyush Nanda" w:date="2023-01-09T17:42:00Z"/>
          <w:rFonts w:ascii="Arial" w:hAnsi="Arial" w:cs="Arial"/>
          <w:sz w:val="22"/>
          <w:szCs w:val="22"/>
        </w:rPr>
        <w:pPrChange w:id="850" w:author="Piyush Nanda" w:date="2023-01-25T14:26:00Z">
          <w:pPr>
            <w:jc w:val="both"/>
          </w:pPr>
        </w:pPrChange>
      </w:pPr>
      <w:del w:id="851" w:author="Piyush Nanda" w:date="2023-01-26T10:19:00Z">
        <w:r w:rsidRPr="00F573A0" w:rsidDel="00E32912">
          <w:rPr>
            <w:rFonts w:ascii="Arial" w:hAnsi="Arial" w:cs="Arial"/>
            <w:sz w:val="22"/>
            <w:szCs w:val="22"/>
          </w:rPr>
          <w:delText xml:space="preserve">The </w:delText>
        </w:r>
      </w:del>
      <w:ins w:id="852" w:author="Piyush Nanda" w:date="2023-01-26T10:19:00Z">
        <w:r w:rsidR="00E32912">
          <w:rPr>
            <w:rFonts w:ascii="Arial" w:hAnsi="Arial" w:cs="Arial"/>
            <w:sz w:val="22"/>
            <w:szCs w:val="22"/>
          </w:rPr>
          <w:t>To</w:t>
        </w:r>
        <w:r w:rsidR="00E32912" w:rsidRPr="00F573A0">
          <w:rPr>
            <w:rFonts w:ascii="Arial" w:hAnsi="Arial" w:cs="Arial"/>
            <w:sz w:val="22"/>
            <w:szCs w:val="22"/>
          </w:rPr>
          <w:t xml:space="preserve"> </w:t>
        </w:r>
      </w:ins>
      <w:ins w:id="853" w:author="Piyush Nanda" w:date="2023-01-09T09:26:00Z">
        <w:r w:rsidR="0031654E">
          <w:rPr>
            <w:rFonts w:ascii="Arial" w:hAnsi="Arial" w:cs="Arial"/>
            <w:sz w:val="22"/>
            <w:szCs w:val="22"/>
          </w:rPr>
          <w:t xml:space="preserve">further test whether the assumption </w:t>
        </w:r>
      </w:ins>
      <w:ins w:id="854" w:author="Piyush Nanda" w:date="2023-01-09T09:27:00Z">
        <w:r w:rsidR="0031654E">
          <w:rPr>
            <w:rFonts w:ascii="Arial" w:hAnsi="Arial" w:cs="Arial"/>
            <w:sz w:val="22"/>
            <w:szCs w:val="22"/>
          </w:rPr>
          <w:t>that the probabilities of the link breaking at a specific time is derived from an exponential distribution, we took the following experimental approach. We</w:t>
        </w:r>
      </w:ins>
      <w:del w:id="855" w:author="Piyush Nanda" w:date="2023-01-09T09:27:00Z">
        <w:r w:rsidRPr="00F573A0" w:rsidDel="0031654E">
          <w:rPr>
            <w:rFonts w:ascii="Arial" w:hAnsi="Arial" w:cs="Arial"/>
            <w:sz w:val="22"/>
            <w:szCs w:val="22"/>
          </w:rPr>
          <w:delText xml:space="preserve">model also assumes the age-dependent breaking of </w:delText>
        </w:r>
      </w:del>
      <w:del w:id="856" w:author="Piyush Nanda" w:date="2023-01-08T22:35:00Z">
        <w:r w:rsidRPr="00F573A0" w:rsidDel="00786829">
          <w:rPr>
            <w:rFonts w:ascii="Arial" w:hAnsi="Arial" w:cs="Arial"/>
            <w:sz w:val="22"/>
            <w:szCs w:val="22"/>
          </w:rPr>
          <w:delText xml:space="preserve">edges </w:delText>
        </w:r>
      </w:del>
      <w:del w:id="857" w:author="Piyush Nanda" w:date="2023-01-09T09:27:00Z">
        <w:r w:rsidRPr="00F573A0" w:rsidDel="0031654E">
          <w:rPr>
            <w:rFonts w:ascii="Arial" w:hAnsi="Arial" w:cs="Arial"/>
            <w:sz w:val="22"/>
            <w:szCs w:val="22"/>
          </w:rPr>
          <w:delText>is derived from an exponential distribution. To test the validity, we</w:delText>
        </w:r>
      </w:del>
      <w:r w:rsidRPr="00F573A0">
        <w:rPr>
          <w:rFonts w:ascii="Arial" w:hAnsi="Arial" w:cs="Arial"/>
          <w:sz w:val="22"/>
          <w:szCs w:val="22"/>
        </w:rPr>
        <w:t xml:space="preserve"> use</w:t>
      </w:r>
      <w:ins w:id="858" w:author="Piyush Nanda" w:date="2023-01-09T09:27:00Z">
        <w:r w:rsidR="0031654E">
          <w:rPr>
            <w:rFonts w:ascii="Arial" w:hAnsi="Arial" w:cs="Arial"/>
            <w:sz w:val="22"/>
            <w:szCs w:val="22"/>
          </w:rPr>
          <w:t>d</w:t>
        </w:r>
      </w:ins>
      <w:r w:rsidRPr="00F573A0">
        <w:rPr>
          <w:rFonts w:ascii="Arial" w:hAnsi="Arial" w:cs="Arial"/>
          <w:sz w:val="22"/>
          <w:szCs w:val="22"/>
        </w:rPr>
        <w:t xml:space="preserve"> a strain </w:t>
      </w:r>
      <w:del w:id="859" w:author="Piyush Nanda" w:date="2023-01-09T09:28:00Z">
        <w:r w:rsidRPr="00F573A0" w:rsidDel="0031654E">
          <w:rPr>
            <w:rFonts w:ascii="Arial" w:hAnsi="Arial" w:cs="Arial"/>
            <w:sz w:val="22"/>
            <w:szCs w:val="22"/>
          </w:rPr>
          <w:delText>with an inducible</w:delText>
        </w:r>
      </w:del>
      <w:ins w:id="860" w:author="Piyush Nanda" w:date="2023-01-09T09:28:00Z">
        <w:r w:rsidR="0031654E">
          <w:rPr>
            <w:rFonts w:ascii="Arial" w:hAnsi="Arial" w:cs="Arial"/>
            <w:sz w:val="22"/>
            <w:szCs w:val="22"/>
          </w:rPr>
          <w:t>in which the</w:t>
        </w:r>
      </w:ins>
      <w:r w:rsidRPr="00F573A0">
        <w:rPr>
          <w:rFonts w:ascii="Arial" w:hAnsi="Arial" w:cs="Arial"/>
          <w:sz w:val="22"/>
          <w:szCs w:val="22"/>
        </w:rPr>
        <w:t xml:space="preserve"> expression of </w:t>
      </w:r>
      <w:del w:id="861" w:author="Piyush Nanda" w:date="2023-01-08T22:35:00Z">
        <w:r w:rsidRPr="00F573A0" w:rsidDel="00786829">
          <w:rPr>
            <w:rFonts w:ascii="Arial" w:hAnsi="Arial" w:cs="Arial"/>
            <w:sz w:val="22"/>
            <w:szCs w:val="22"/>
          </w:rPr>
          <w:delText>CTS1</w:delText>
        </w:r>
      </w:del>
      <w:ins w:id="862" w:author="Piyush Nanda" w:date="2023-01-08T22:35:00Z">
        <w:r w:rsidR="00786829">
          <w:rPr>
            <w:rFonts w:ascii="Arial" w:hAnsi="Arial" w:cs="Arial"/>
            <w:sz w:val="22"/>
            <w:szCs w:val="22"/>
          </w:rPr>
          <w:t>Cts1p</w:t>
        </w:r>
      </w:ins>
      <w:r w:rsidRPr="00F573A0">
        <w:rPr>
          <w:rFonts w:ascii="Arial" w:hAnsi="Arial" w:cs="Arial"/>
          <w:sz w:val="22"/>
          <w:szCs w:val="22"/>
        </w:rPr>
        <w:t xml:space="preserve">, which encodes for </w:t>
      </w:r>
      <w:del w:id="863" w:author="Piyush Nanda" w:date="2023-01-08T22:35:00Z">
        <w:r w:rsidRPr="00F573A0" w:rsidDel="00786829">
          <w:rPr>
            <w:rFonts w:ascii="Arial" w:hAnsi="Arial" w:cs="Arial"/>
            <w:sz w:val="22"/>
            <w:szCs w:val="22"/>
          </w:rPr>
          <w:delText xml:space="preserve">a </w:delText>
        </w:r>
      </w:del>
      <w:ins w:id="864" w:author="Piyush Nanda" w:date="2023-01-08T22:35:00Z">
        <w:r w:rsidR="00786829">
          <w:rPr>
            <w:rFonts w:ascii="Arial" w:hAnsi="Arial" w:cs="Arial"/>
            <w:sz w:val="22"/>
            <w:szCs w:val="22"/>
          </w:rPr>
          <w:t>the major</w:t>
        </w:r>
        <w:r w:rsidR="00786829" w:rsidRPr="00F573A0">
          <w:rPr>
            <w:rFonts w:ascii="Arial" w:hAnsi="Arial" w:cs="Arial"/>
            <w:sz w:val="22"/>
            <w:szCs w:val="22"/>
          </w:rPr>
          <w:t xml:space="preserve"> </w:t>
        </w:r>
      </w:ins>
      <w:r w:rsidRPr="00F573A0">
        <w:rPr>
          <w:rFonts w:ascii="Arial" w:hAnsi="Arial" w:cs="Arial"/>
          <w:sz w:val="22"/>
          <w:szCs w:val="22"/>
        </w:rPr>
        <w:t>chitin hydrolase</w:t>
      </w:r>
      <w:ins w:id="865" w:author="Piyush Nanda" w:date="2023-01-09T09:31:00Z">
        <w:r w:rsidR="0031654E">
          <w:rPr>
            <w:rFonts w:ascii="Arial" w:hAnsi="Arial" w:cs="Arial"/>
            <w:sz w:val="22"/>
            <w:szCs w:val="22"/>
          </w:rPr>
          <w:t>,</w:t>
        </w:r>
      </w:ins>
      <w:ins w:id="866" w:author="Piyush Nanda" w:date="2023-01-09T09:28:00Z">
        <w:r w:rsidR="0031654E">
          <w:rPr>
            <w:rFonts w:ascii="Arial" w:hAnsi="Arial" w:cs="Arial"/>
            <w:sz w:val="22"/>
            <w:szCs w:val="22"/>
          </w:rPr>
          <w:t xml:space="preserve"> is tunable</w:t>
        </w:r>
      </w:ins>
      <w:r w:rsidRPr="00F573A0">
        <w:rPr>
          <w:rFonts w:ascii="Arial" w:hAnsi="Arial" w:cs="Arial"/>
          <w:sz w:val="22"/>
          <w:szCs w:val="22"/>
        </w:rPr>
        <w:t xml:space="preserve">. Titrating the expression of this protein using beta-estradiol in the dynamic range allows for changing </w:t>
      </w:r>
      <w:del w:id="867" w:author="Piyush Nanda" w:date="2023-01-09T09:31:00Z">
        <w:r w:rsidRPr="00F573A0" w:rsidDel="0031654E">
          <w:rPr>
            <w:rFonts w:ascii="Arial" w:hAnsi="Arial" w:cs="Arial"/>
            <w:sz w:val="22"/>
            <w:szCs w:val="22"/>
          </w:rPr>
          <w:delText>the mean strength of the edges</w:delText>
        </w:r>
      </w:del>
      <w:ins w:id="868" w:author="Piyush Nanda" w:date="2023-01-09T09:31:00Z">
        <w:r w:rsidR="0031654E">
          <w:rPr>
            <w:rFonts w:ascii="Arial" w:hAnsi="Arial" w:cs="Arial"/>
            <w:sz w:val="22"/>
            <w:szCs w:val="22"/>
          </w:rPr>
          <w:t>rate at which link breaks due to chemical hydrolysis</w:t>
        </w:r>
      </w:ins>
      <w:del w:id="869" w:author="Piyush Nanda" w:date="2023-01-09T09:47:00Z">
        <w:r w:rsidRPr="00F573A0" w:rsidDel="00260A46">
          <w:rPr>
            <w:rFonts w:ascii="Arial" w:hAnsi="Arial" w:cs="Arial"/>
            <w:sz w:val="22"/>
            <w:szCs w:val="22"/>
          </w:rPr>
          <w:delText>.</w:delText>
        </w:r>
      </w:del>
      <w:ins w:id="870" w:author="Piyush Nanda" w:date="2023-01-09T09:47:00Z">
        <w:r w:rsidR="00260A46">
          <w:rPr>
            <w:rFonts w:ascii="Arial" w:hAnsi="Arial" w:cs="Arial"/>
            <w:sz w:val="22"/>
            <w:szCs w:val="22"/>
          </w:rPr>
          <w:t xml:space="preserve"> which</w:t>
        </w:r>
      </w:ins>
      <w:ins w:id="871" w:author="Piyush Nanda" w:date="2023-01-09T09:43:00Z">
        <w:r w:rsidR="00A74E02">
          <w:rPr>
            <w:rFonts w:ascii="Arial" w:hAnsi="Arial" w:cs="Arial"/>
            <w:sz w:val="22"/>
            <w:szCs w:val="22"/>
          </w:rPr>
          <w:t xml:space="preserve"> alters the statist</w:t>
        </w:r>
      </w:ins>
      <w:ins w:id="872" w:author="Piyush Nanda" w:date="2023-01-09T09:44:00Z">
        <w:r w:rsidR="00A74E02">
          <w:rPr>
            <w:rFonts w:ascii="Arial" w:hAnsi="Arial" w:cs="Arial"/>
            <w:sz w:val="22"/>
            <w:szCs w:val="22"/>
          </w:rPr>
          <w:t xml:space="preserve">ics of the </w:t>
        </w:r>
      </w:ins>
      <w:ins w:id="873" w:author="Piyush Nanda" w:date="2023-01-09T09:47:00Z">
        <w:r w:rsidR="00260A46">
          <w:rPr>
            <w:rFonts w:ascii="Arial" w:hAnsi="Arial" w:cs="Arial"/>
            <w:sz w:val="22"/>
            <w:szCs w:val="22"/>
          </w:rPr>
          <w:t xml:space="preserve">underlying </w:t>
        </w:r>
      </w:ins>
      <w:ins w:id="874" w:author="Piyush Nanda" w:date="2023-01-09T09:44:00Z">
        <w:r w:rsidR="00A74E02">
          <w:rPr>
            <w:rFonts w:ascii="Arial" w:hAnsi="Arial" w:cs="Arial"/>
            <w:sz w:val="22"/>
            <w:szCs w:val="22"/>
          </w:rPr>
          <w:t>distributio</w:t>
        </w:r>
        <w:r w:rsidR="00260A46">
          <w:rPr>
            <w:rFonts w:ascii="Arial" w:hAnsi="Arial" w:cs="Arial"/>
            <w:sz w:val="22"/>
            <w:szCs w:val="22"/>
          </w:rPr>
          <w:t>n</w:t>
        </w:r>
      </w:ins>
      <w:ins w:id="875" w:author="Piyush Nanda" w:date="2023-01-09T09:49:00Z">
        <w:r w:rsidR="00260A46">
          <w:rPr>
            <w:rFonts w:ascii="Arial" w:hAnsi="Arial" w:cs="Arial"/>
            <w:sz w:val="22"/>
            <w:szCs w:val="22"/>
          </w:rPr>
          <w:t>.</w:t>
        </w:r>
      </w:ins>
      <w:ins w:id="876" w:author="Piyush Nanda" w:date="2023-01-09T09:47:00Z">
        <w:r w:rsidR="00260A46">
          <w:rPr>
            <w:rFonts w:ascii="Arial" w:hAnsi="Arial" w:cs="Arial"/>
            <w:sz w:val="22"/>
            <w:szCs w:val="22"/>
          </w:rPr>
          <w:t xml:space="preserve"> </w:t>
        </w:r>
      </w:ins>
      <w:del w:id="877" w:author="Piyush Nanda" w:date="2023-01-09T09:46:00Z">
        <w:r w:rsidRPr="00F573A0" w:rsidDel="00260A46">
          <w:rPr>
            <w:rFonts w:ascii="Arial" w:hAnsi="Arial" w:cs="Arial"/>
            <w:sz w:val="22"/>
            <w:szCs w:val="22"/>
          </w:rPr>
          <w:delText xml:space="preserve"> </w:delText>
        </w:r>
      </w:del>
      <w:r w:rsidRPr="00F573A0">
        <w:rPr>
          <w:rFonts w:ascii="Arial" w:hAnsi="Arial" w:cs="Arial"/>
          <w:sz w:val="22"/>
          <w:szCs w:val="22"/>
        </w:rPr>
        <w:t xml:space="preserve">If the rate of hydrolysis of the </w:t>
      </w:r>
      <w:del w:id="878" w:author="Piyush Nanda" w:date="2023-01-09T09:31:00Z">
        <w:r w:rsidRPr="00F573A0" w:rsidDel="0031654E">
          <w:rPr>
            <w:rFonts w:ascii="Arial" w:hAnsi="Arial" w:cs="Arial"/>
            <w:sz w:val="22"/>
            <w:szCs w:val="22"/>
          </w:rPr>
          <w:delText xml:space="preserve">septum </w:delText>
        </w:r>
      </w:del>
      <w:ins w:id="879" w:author="Piyush Nanda" w:date="2023-01-09T09:31:00Z">
        <w:r w:rsidR="0031654E">
          <w:rPr>
            <w:rFonts w:ascii="Arial" w:hAnsi="Arial" w:cs="Arial"/>
            <w:sz w:val="22"/>
            <w:szCs w:val="22"/>
          </w:rPr>
          <w:t>link (</w:t>
        </w:r>
      </w:ins>
      <w:ins w:id="880" w:author="Piyush Nanda" w:date="2023-01-09T09:32:00Z">
        <w:r w:rsidR="0031654E">
          <w:rPr>
            <w:rFonts w:ascii="Arial" w:hAnsi="Arial" w:cs="Arial"/>
            <w:sz w:val="22"/>
            <w:szCs w:val="22"/>
          </w:rPr>
          <w:t xml:space="preserve">realized as </w:t>
        </w:r>
      </w:ins>
      <m:oMath>
        <m:r>
          <w:ins w:id="881" w:author="Piyush Nanda" w:date="2023-01-09T09:32:00Z">
            <w:rPr>
              <w:rFonts w:ascii="Cambria Math" w:hAnsi="Cambria Math" w:cs="Arial"/>
              <w:sz w:val="22"/>
              <w:szCs w:val="22"/>
            </w:rPr>
            <m:t>δ</m:t>
          </w:ins>
        </m:r>
      </m:oMath>
      <w:ins w:id="882" w:author="Piyush Nanda" w:date="2023-01-09T09:34:00Z">
        <w:r w:rsidR="00A74E02">
          <w:rPr>
            <w:rFonts w:ascii="Arial" w:eastAsiaTheme="minorEastAsia" w:hAnsi="Arial" w:cs="Arial"/>
            <w:sz w:val="22"/>
            <w:szCs w:val="22"/>
          </w:rPr>
          <w:t xml:space="preserve"> in the simulation)</w:t>
        </w:r>
      </w:ins>
      <w:ins w:id="883" w:author="Piyush Nanda" w:date="2023-01-09T09:31:00Z">
        <w:r w:rsidR="0031654E" w:rsidRPr="00F573A0">
          <w:rPr>
            <w:rFonts w:ascii="Arial" w:hAnsi="Arial" w:cs="Arial"/>
            <w:sz w:val="22"/>
            <w:szCs w:val="22"/>
          </w:rPr>
          <w:t xml:space="preserve"> </w:t>
        </w:r>
      </w:ins>
      <w:r w:rsidRPr="00F573A0">
        <w:rPr>
          <w:rFonts w:ascii="Arial" w:hAnsi="Arial" w:cs="Arial"/>
          <w:sz w:val="22"/>
          <w:szCs w:val="22"/>
        </w:rPr>
        <w:t>determines its probability of fracture</w:t>
      </w:r>
      <w:ins w:id="884" w:author="Piyush Nanda" w:date="2023-01-09T09:35:00Z">
        <w:r w:rsidR="00A74E02">
          <w:rPr>
            <w:rFonts w:ascii="Arial" w:hAnsi="Arial" w:cs="Arial"/>
            <w:sz w:val="22"/>
            <w:szCs w:val="22"/>
          </w:rPr>
          <w:t xml:space="preserve"> where </w:t>
        </w:r>
      </w:ins>
      <m:oMath>
        <m:r>
          <w:ins w:id="885" w:author="Piyush Nanda" w:date="2023-01-09T09:35:00Z">
            <w:rPr>
              <w:rFonts w:ascii="Cambria Math" w:hAnsi="Cambria Math" w:cs="Arial"/>
              <w:sz w:val="22"/>
              <w:szCs w:val="22"/>
            </w:rPr>
            <m:t>κ</m:t>
          </w:ins>
        </m:r>
      </m:oMath>
      <w:ins w:id="886" w:author="Piyush Nanda" w:date="2023-01-09T09:35:00Z">
        <w:r w:rsidR="00A74E02">
          <w:rPr>
            <w:rFonts w:ascii="Arial" w:eastAsiaTheme="minorEastAsia" w:hAnsi="Arial" w:cs="Arial"/>
            <w:sz w:val="22"/>
            <w:szCs w:val="22"/>
          </w:rPr>
          <w:t xml:space="preserve"> is fixed</w:t>
        </w:r>
      </w:ins>
      <w:r w:rsidRPr="00F573A0">
        <w:rPr>
          <w:rFonts w:ascii="Arial" w:hAnsi="Arial" w:cs="Arial"/>
          <w:sz w:val="22"/>
          <w:szCs w:val="22"/>
        </w:rPr>
        <w:t>,</w:t>
      </w:r>
      <w:ins w:id="887" w:author="Piyush Nanda" w:date="2023-01-09T09:36:00Z">
        <w:r w:rsidR="00A74E02">
          <w:rPr>
            <w:rFonts w:ascii="Arial" w:hAnsi="Arial" w:cs="Arial"/>
            <w:sz w:val="22"/>
            <w:szCs w:val="22"/>
          </w:rPr>
          <w:t xml:space="preserve"> then increasing Cts1p expression should lead to collapse of the links at a higher rate</w:t>
        </w:r>
      </w:ins>
      <w:del w:id="888" w:author="Piyush Nanda" w:date="2023-01-09T09:35:00Z">
        <w:r w:rsidRPr="00F573A0" w:rsidDel="00A74E02">
          <w:rPr>
            <w:rFonts w:ascii="Arial" w:hAnsi="Arial" w:cs="Arial"/>
            <w:sz w:val="22"/>
            <w:szCs w:val="22"/>
          </w:rPr>
          <w:delText xml:space="preserve"> increasing CTS1 expression should decrease the mean cluster size</w:delText>
        </w:r>
      </w:del>
      <w:r w:rsidRPr="00F573A0">
        <w:rPr>
          <w:rFonts w:ascii="Arial" w:hAnsi="Arial" w:cs="Arial"/>
          <w:sz w:val="22"/>
          <w:szCs w:val="22"/>
        </w:rPr>
        <w:t xml:space="preserve">. </w:t>
      </w:r>
      <w:ins w:id="889" w:author="Piyush Nanda" w:date="2023-01-09T09:39:00Z">
        <w:r w:rsidR="00A74E02">
          <w:rPr>
            <w:rFonts w:ascii="Arial" w:hAnsi="Arial" w:cs="Arial"/>
            <w:sz w:val="22"/>
            <w:szCs w:val="22"/>
          </w:rPr>
          <w:t xml:space="preserve">As the cluster breaks after </w:t>
        </w:r>
      </w:ins>
      <m:oMath>
        <m:r>
          <w:ins w:id="890" w:author="Piyush Nanda" w:date="2023-01-09T09:39:00Z">
            <w:rPr>
              <w:rFonts w:ascii="Cambria Math" w:hAnsi="Cambria Math" w:cs="Arial"/>
              <w:sz w:val="22"/>
              <w:szCs w:val="22"/>
            </w:rPr>
            <m:t>κ</m:t>
          </w:ins>
        </m:r>
      </m:oMath>
      <w:ins w:id="891" w:author="Piyush Nanda" w:date="2023-01-09T09:39:00Z">
        <w:r w:rsidR="00A74E02">
          <w:rPr>
            <w:rFonts w:ascii="Arial" w:eastAsiaTheme="minorEastAsia" w:hAnsi="Arial" w:cs="Arial"/>
            <w:sz w:val="22"/>
            <w:szCs w:val="22"/>
          </w:rPr>
          <w:t xml:space="preserve"> divisions, </w:t>
        </w:r>
      </w:ins>
      <w:ins w:id="892" w:author="Piyush Nanda" w:date="2023-01-09T09:40:00Z">
        <w:r w:rsidR="00A74E02">
          <w:rPr>
            <w:rFonts w:ascii="Arial" w:eastAsiaTheme="minorEastAsia" w:hAnsi="Arial" w:cs="Arial"/>
            <w:sz w:val="22"/>
            <w:szCs w:val="22"/>
          </w:rPr>
          <w:t xml:space="preserve">the cluster size distributions </w:t>
        </w:r>
      </w:ins>
      <w:ins w:id="893" w:author="Piyush Nanda" w:date="2023-01-09T09:43:00Z">
        <w:r w:rsidR="00A74E02">
          <w:rPr>
            <w:rFonts w:ascii="Arial" w:eastAsiaTheme="minorEastAsia" w:hAnsi="Arial" w:cs="Arial"/>
            <w:sz w:val="22"/>
            <w:szCs w:val="22"/>
          </w:rPr>
          <w:t>follow</w:t>
        </w:r>
      </w:ins>
      <w:ins w:id="894" w:author="Piyush Nanda" w:date="2023-01-09T09:40:00Z">
        <w:r w:rsidR="00A74E02">
          <w:rPr>
            <w:rFonts w:ascii="Arial" w:eastAsiaTheme="minorEastAsia" w:hAnsi="Arial" w:cs="Arial"/>
            <w:sz w:val="22"/>
            <w:szCs w:val="22"/>
          </w:rPr>
          <w:t xml:space="preserve"> </w:t>
        </w:r>
        <w:r w:rsidR="00A74E02">
          <w:rPr>
            <w:rFonts w:ascii="Arial" w:eastAsiaTheme="minorEastAsia" w:hAnsi="Arial" w:cs="Arial"/>
            <w:i/>
            <w:iCs/>
            <w:sz w:val="22"/>
            <w:szCs w:val="22"/>
          </w:rPr>
          <w:t xml:space="preserve">Gamma </w:t>
        </w:r>
        <w:r w:rsidR="00A74E02">
          <w:rPr>
            <w:rFonts w:ascii="Arial" w:eastAsiaTheme="minorEastAsia" w:hAnsi="Arial" w:cs="Arial"/>
            <w:sz w:val="22"/>
            <w:szCs w:val="22"/>
          </w:rPr>
          <w:t>distribution</w:t>
        </w:r>
      </w:ins>
      <w:ins w:id="895" w:author="Piyush Nanda" w:date="2023-01-09T09:41:00Z">
        <w:r w:rsidR="00A74E02">
          <w:rPr>
            <w:rFonts w:ascii="Arial" w:eastAsiaTheme="minorEastAsia" w:hAnsi="Arial" w:cs="Arial"/>
            <w:sz w:val="22"/>
            <w:szCs w:val="22"/>
          </w:rPr>
          <w:t xml:space="preserve"> if the breaking rate (</w:t>
        </w:r>
      </w:ins>
      <m:oMath>
        <m:r>
          <w:ins w:id="896" w:author="Piyush Nanda" w:date="2023-01-09T09:41:00Z">
            <w:rPr>
              <w:rFonts w:ascii="Cambria Math" w:hAnsi="Cambria Math" w:cs="Arial"/>
              <w:sz w:val="22"/>
              <w:szCs w:val="22"/>
            </w:rPr>
            <m:t>δ)</m:t>
          </w:ins>
        </m:r>
      </m:oMath>
      <w:ins w:id="897" w:author="Piyush Nanda" w:date="2023-01-09T09:41:00Z">
        <w:r w:rsidR="00A74E02">
          <w:rPr>
            <w:rFonts w:ascii="Arial" w:eastAsiaTheme="minorEastAsia" w:hAnsi="Arial" w:cs="Arial"/>
            <w:sz w:val="22"/>
            <w:szCs w:val="22"/>
          </w:rPr>
          <w:t xml:space="preserve"> is exponential distribution. Gamma distribution can</w:t>
        </w:r>
      </w:ins>
      <w:ins w:id="898" w:author="Piyush Nanda" w:date="2023-01-09T09:42:00Z">
        <w:r w:rsidR="00A74E02">
          <w:rPr>
            <w:rFonts w:ascii="Arial" w:eastAsiaTheme="minorEastAsia" w:hAnsi="Arial" w:cs="Arial"/>
            <w:sz w:val="22"/>
            <w:szCs w:val="22"/>
          </w:rPr>
          <w:t>’t be directly used as it includes zero which is undefined for a distribution having size as a random variable. The appropriate distribution is a zero-corrected versi</w:t>
        </w:r>
      </w:ins>
      <w:ins w:id="899" w:author="Piyush Nanda" w:date="2023-01-09T09:43:00Z">
        <w:r w:rsidR="00A74E02">
          <w:rPr>
            <w:rFonts w:ascii="Arial" w:eastAsiaTheme="minorEastAsia" w:hAnsi="Arial" w:cs="Arial"/>
            <w:sz w:val="22"/>
            <w:szCs w:val="22"/>
          </w:rPr>
          <w:t xml:space="preserve">on of </w:t>
        </w:r>
        <w:r w:rsidR="00A74E02">
          <w:rPr>
            <w:rFonts w:ascii="Arial" w:eastAsiaTheme="minorEastAsia" w:hAnsi="Arial" w:cs="Arial"/>
            <w:i/>
            <w:iCs/>
            <w:sz w:val="22"/>
            <w:szCs w:val="22"/>
          </w:rPr>
          <w:t xml:space="preserve">Gamma </w:t>
        </w:r>
        <w:r w:rsidR="00A74E02">
          <w:rPr>
            <w:rFonts w:ascii="Arial" w:eastAsiaTheme="minorEastAsia" w:hAnsi="Arial" w:cs="Arial"/>
            <w:sz w:val="22"/>
            <w:szCs w:val="22"/>
          </w:rPr>
          <w:t xml:space="preserve">distribution, Erlang’s distribution. </w:t>
        </w:r>
      </w:ins>
      <w:del w:id="900" w:author="Piyush Nanda" w:date="2023-01-09T09:36:00Z">
        <w:r w:rsidRPr="00F573A0" w:rsidDel="00A74E02">
          <w:rPr>
            <w:rFonts w:ascii="Arial" w:hAnsi="Arial" w:cs="Arial"/>
            <w:sz w:val="22"/>
            <w:szCs w:val="22"/>
          </w:rPr>
          <w:delText xml:space="preserve">A k-gamma distribution includes zero, which is irrelevant for cluster sizes which are non-zero positive integers. </w:delText>
        </w:r>
      </w:del>
      <w:del w:id="901" w:author="Piyush Nanda" w:date="2023-01-09T09:43:00Z">
        <w:r w:rsidRPr="00F573A0" w:rsidDel="00A74E02">
          <w:rPr>
            <w:rFonts w:ascii="Arial" w:hAnsi="Arial" w:cs="Arial"/>
            <w:sz w:val="22"/>
            <w:szCs w:val="22"/>
          </w:rPr>
          <w:delText>A modified form of k-gamma distribution with zero truncated is Erlang’s distribution. We hypothesized that if the septum had a probability of breaking sampled from an exponential distribution, the cluster sizes should follow Erlang’s distribution with parameters k and lambda. The parameter k would capture the kissing number, i.e., the number of division events after which a fracture event begins, and lambda represents the mean time after which a septum fracture occurs.</w:delText>
        </w:r>
      </w:del>
      <w:del w:id="902" w:author="Piyush Nanda" w:date="2023-01-09T09:48:00Z">
        <w:r w:rsidRPr="00F573A0" w:rsidDel="00260A46">
          <w:rPr>
            <w:rFonts w:ascii="Arial" w:hAnsi="Arial" w:cs="Arial"/>
            <w:sz w:val="22"/>
            <w:szCs w:val="22"/>
          </w:rPr>
          <w:delText xml:space="preserve"> </w:delText>
        </w:r>
      </w:del>
      <w:r w:rsidRPr="00F573A0">
        <w:rPr>
          <w:rFonts w:ascii="Arial" w:hAnsi="Arial" w:cs="Arial"/>
          <w:sz w:val="22"/>
          <w:szCs w:val="22"/>
        </w:rPr>
        <w:t xml:space="preserve">For random variables that follow Erlang’s distribution, the mean and standard deviation are linearly correlated with the slope </w:t>
      </w:r>
      <w:del w:id="903" w:author="Piyush Nanda" w:date="2023-01-09T09:49:00Z">
        <w:r w:rsidRPr="00F573A0" w:rsidDel="00260A46">
          <w:rPr>
            <w:rFonts w:ascii="Arial" w:hAnsi="Arial" w:cs="Arial"/>
            <w:sz w:val="22"/>
            <w:szCs w:val="22"/>
          </w:rPr>
          <w:lastRenderedPageBreak/>
          <w:delText xml:space="preserve">proportional to </w:delText>
        </w:r>
      </w:del>
      <m:oMath>
        <m:r>
          <w:ins w:id="904" w:author="Piyush Nanda" w:date="2023-01-09T09:49:00Z">
            <w:rPr>
              <w:rFonts w:ascii="Cambria Math" w:hAnsi="Cambria Math" w:cs="Arial"/>
              <w:sz w:val="22"/>
              <w:szCs w:val="22"/>
            </w:rPr>
            <m:t>√κ</m:t>
          </w:ins>
        </m:r>
      </m:oMath>
      <w:del w:id="905" w:author="Piyush Nanda" w:date="2023-01-09T09:49:00Z">
        <w:r w:rsidRPr="00F573A0" w:rsidDel="00260A46">
          <w:rPr>
            <w:rFonts w:ascii="Arial" w:hAnsi="Arial" w:cs="Arial"/>
            <w:sz w:val="22"/>
            <w:szCs w:val="22"/>
          </w:rPr>
          <w:delText>√k</w:delText>
        </w:r>
      </w:del>
      <w:r w:rsidRPr="00F573A0">
        <w:rPr>
          <w:rFonts w:ascii="Arial" w:hAnsi="Arial" w:cs="Arial"/>
          <w:sz w:val="22"/>
          <w:szCs w:val="22"/>
        </w:rPr>
        <w:t xml:space="preserve">. We induced the expression of </w:t>
      </w:r>
      <w:del w:id="906" w:author="Piyush Nanda" w:date="2023-01-09T17:49:00Z">
        <w:r w:rsidRPr="00F573A0" w:rsidDel="00ED7033">
          <w:rPr>
            <w:rFonts w:ascii="Arial" w:hAnsi="Arial" w:cs="Arial"/>
            <w:sz w:val="22"/>
            <w:szCs w:val="22"/>
          </w:rPr>
          <w:delText xml:space="preserve">CTS1 </w:delText>
        </w:r>
      </w:del>
      <w:ins w:id="907" w:author="Piyush Nanda" w:date="2023-01-09T17:49:00Z">
        <w:r w:rsidR="00ED7033">
          <w:rPr>
            <w:rFonts w:ascii="Arial" w:hAnsi="Arial" w:cs="Arial"/>
            <w:sz w:val="22"/>
            <w:szCs w:val="22"/>
          </w:rPr>
          <w:t>Cts1p</w:t>
        </w:r>
        <w:r w:rsidR="00ED7033" w:rsidRPr="00F573A0">
          <w:rPr>
            <w:rFonts w:ascii="Arial" w:hAnsi="Arial" w:cs="Arial"/>
            <w:sz w:val="22"/>
            <w:szCs w:val="22"/>
          </w:rPr>
          <w:t xml:space="preserve"> </w:t>
        </w:r>
      </w:ins>
      <w:r w:rsidRPr="00F573A0">
        <w:rPr>
          <w:rFonts w:ascii="Arial" w:hAnsi="Arial" w:cs="Arial"/>
          <w:sz w:val="22"/>
          <w:szCs w:val="22"/>
        </w:rPr>
        <w:t>in a graded manner and generated cluster size distribution for each induction level using the method described previously (</w:t>
      </w:r>
      <w:r w:rsidRPr="00F573A0">
        <w:rPr>
          <w:rFonts w:ascii="Arial" w:hAnsi="Arial" w:cs="Arial"/>
          <w:b/>
          <w:bCs/>
          <w:sz w:val="22"/>
          <w:szCs w:val="22"/>
        </w:rPr>
        <w:t>Figure 3</w:t>
      </w:r>
      <w:ins w:id="908" w:author="Piyush Nanda" w:date="2023-01-09T09:49:00Z">
        <w:r w:rsidR="00260A46">
          <w:rPr>
            <w:rFonts w:ascii="Arial" w:hAnsi="Arial" w:cs="Arial"/>
            <w:b/>
            <w:bCs/>
            <w:sz w:val="22"/>
            <w:szCs w:val="22"/>
          </w:rPr>
          <w:t>C</w:t>
        </w:r>
      </w:ins>
      <w:del w:id="909" w:author="Piyush Nanda" w:date="2023-01-09T09:49:00Z">
        <w:r w:rsidRPr="00F573A0" w:rsidDel="00260A46">
          <w:rPr>
            <w:rFonts w:ascii="Arial" w:hAnsi="Arial" w:cs="Arial"/>
            <w:b/>
            <w:bCs/>
            <w:sz w:val="22"/>
            <w:szCs w:val="22"/>
          </w:rPr>
          <w:delText>D</w:delText>
        </w:r>
      </w:del>
      <w:r w:rsidRPr="00F573A0">
        <w:rPr>
          <w:rFonts w:ascii="Arial" w:hAnsi="Arial" w:cs="Arial"/>
          <w:sz w:val="22"/>
          <w:szCs w:val="22"/>
        </w:rPr>
        <w:t>).</w:t>
      </w:r>
      <w:ins w:id="910" w:author="Piyush Nanda" w:date="2023-01-09T09:49:00Z">
        <w:r w:rsidR="00260A46">
          <w:rPr>
            <w:rFonts w:ascii="Arial" w:hAnsi="Arial" w:cs="Arial"/>
            <w:sz w:val="22"/>
            <w:szCs w:val="22"/>
          </w:rPr>
          <w:t xml:space="preserve"> Consistent with the hypothesis,</w:t>
        </w:r>
      </w:ins>
      <w:r w:rsidRPr="00F573A0">
        <w:rPr>
          <w:rFonts w:ascii="Arial" w:hAnsi="Arial" w:cs="Arial"/>
          <w:sz w:val="22"/>
          <w:szCs w:val="22"/>
        </w:rPr>
        <w:t xml:space="preserve"> </w:t>
      </w:r>
      <w:ins w:id="911" w:author="Piyush Nanda" w:date="2023-01-09T09:49:00Z">
        <w:r w:rsidR="00260A46">
          <w:rPr>
            <w:rFonts w:ascii="Arial" w:hAnsi="Arial" w:cs="Arial"/>
            <w:sz w:val="22"/>
            <w:szCs w:val="22"/>
          </w:rPr>
          <w:t>t</w:t>
        </w:r>
      </w:ins>
      <w:del w:id="912" w:author="Piyush Nanda" w:date="2023-01-09T09:49:00Z">
        <w:r w:rsidRPr="00F573A0" w:rsidDel="00260A46">
          <w:rPr>
            <w:rFonts w:ascii="Arial" w:hAnsi="Arial" w:cs="Arial"/>
            <w:sz w:val="22"/>
            <w:szCs w:val="22"/>
          </w:rPr>
          <w:delText>T</w:delText>
        </w:r>
      </w:del>
      <w:r w:rsidRPr="00F573A0">
        <w:rPr>
          <w:rFonts w:ascii="Arial" w:hAnsi="Arial" w:cs="Arial"/>
          <w:sz w:val="22"/>
          <w:szCs w:val="22"/>
        </w:rPr>
        <w:t xml:space="preserve">he </w:t>
      </w:r>
      <w:del w:id="913" w:author="Piyush Nanda" w:date="2023-01-09T09:58:00Z">
        <w:r w:rsidRPr="00F573A0" w:rsidDel="007841AA">
          <w:rPr>
            <w:rFonts w:ascii="Arial" w:hAnsi="Arial" w:cs="Arial"/>
            <w:sz w:val="22"/>
            <w:szCs w:val="22"/>
          </w:rPr>
          <w:delText>mean</w:delText>
        </w:r>
      </w:del>
      <w:ins w:id="914" w:author="Piyush Nanda" w:date="2023-01-09T09:58:00Z">
        <w:r w:rsidR="007841AA" w:rsidRPr="00F573A0">
          <w:rPr>
            <w:rFonts w:ascii="Arial" w:hAnsi="Arial" w:cs="Arial"/>
            <w:sz w:val="22"/>
            <w:szCs w:val="22"/>
          </w:rPr>
          <w:t>means</w:t>
        </w:r>
      </w:ins>
      <w:r w:rsidRPr="00F573A0">
        <w:rPr>
          <w:rFonts w:ascii="Arial" w:hAnsi="Arial" w:cs="Arial"/>
          <w:sz w:val="22"/>
          <w:szCs w:val="22"/>
        </w:rPr>
        <w:t xml:space="preserve"> and the standard deviation</w:t>
      </w:r>
      <w:ins w:id="915" w:author="Piyush Nanda" w:date="2023-01-09T09:58:00Z">
        <w:r w:rsidR="007841AA">
          <w:rPr>
            <w:rFonts w:ascii="Arial" w:hAnsi="Arial" w:cs="Arial"/>
            <w:sz w:val="22"/>
            <w:szCs w:val="22"/>
          </w:rPr>
          <w:t>s</w:t>
        </w:r>
      </w:ins>
      <w:r w:rsidRPr="00F573A0">
        <w:rPr>
          <w:rFonts w:ascii="Arial" w:hAnsi="Arial" w:cs="Arial"/>
          <w:sz w:val="22"/>
          <w:szCs w:val="22"/>
        </w:rPr>
        <w:t xml:space="preserve"> follow an Erlang’s distribution (</w:t>
      </w:r>
      <w:r w:rsidRPr="00F573A0">
        <w:rPr>
          <w:rFonts w:ascii="Arial" w:hAnsi="Arial" w:cs="Arial"/>
          <w:b/>
          <w:bCs/>
          <w:sz w:val="22"/>
          <w:szCs w:val="22"/>
        </w:rPr>
        <w:t>Figure 3</w:t>
      </w:r>
      <w:ins w:id="916" w:author="Piyush Nanda" w:date="2023-01-09T09:58:00Z">
        <w:r w:rsidR="007841AA">
          <w:rPr>
            <w:rFonts w:ascii="Arial" w:hAnsi="Arial" w:cs="Arial"/>
            <w:b/>
            <w:bCs/>
            <w:sz w:val="22"/>
            <w:szCs w:val="22"/>
          </w:rPr>
          <w:t>D</w:t>
        </w:r>
      </w:ins>
      <w:del w:id="917" w:author="Piyush Nanda" w:date="2023-01-09T09:58:00Z">
        <w:r w:rsidRPr="00F573A0" w:rsidDel="007841AA">
          <w:rPr>
            <w:rFonts w:ascii="Arial" w:hAnsi="Arial" w:cs="Arial"/>
            <w:b/>
            <w:bCs/>
            <w:sz w:val="22"/>
            <w:szCs w:val="22"/>
          </w:rPr>
          <w:delText>C</w:delText>
        </w:r>
      </w:del>
      <w:r w:rsidRPr="00F573A0">
        <w:rPr>
          <w:rFonts w:ascii="Arial" w:hAnsi="Arial" w:cs="Arial"/>
          <w:sz w:val="22"/>
          <w:szCs w:val="22"/>
        </w:rPr>
        <w:t xml:space="preserve">). </w:t>
      </w:r>
      <w:ins w:id="918" w:author="Piyush Nanda" w:date="2023-01-09T17:48:00Z">
        <w:r w:rsidR="00ED7033">
          <w:rPr>
            <w:rFonts w:ascii="Arial" w:hAnsi="Arial" w:cs="Arial"/>
            <w:sz w:val="22"/>
            <w:szCs w:val="22"/>
          </w:rPr>
          <w:t xml:space="preserve">Each </w:t>
        </w:r>
      </w:ins>
      <w:ins w:id="919" w:author="Piyush Nanda" w:date="2023-01-09T17:49:00Z">
        <w:r w:rsidR="00ED7033">
          <w:rPr>
            <w:rFonts w:ascii="Arial" w:hAnsi="Arial" w:cs="Arial"/>
            <w:sz w:val="22"/>
            <w:szCs w:val="22"/>
          </w:rPr>
          <w:t xml:space="preserve">point represents a given ß-estradiol concentration that used to titrate Cts1p levels. </w:t>
        </w:r>
      </w:ins>
      <w:del w:id="920" w:author="Piyush Nanda" w:date="2023-01-09T09:58:00Z">
        <w:r w:rsidRPr="00F573A0" w:rsidDel="007841AA">
          <w:rPr>
            <w:rFonts w:ascii="Arial" w:hAnsi="Arial" w:cs="Arial"/>
            <w:sz w:val="22"/>
            <w:szCs w:val="22"/>
          </w:rPr>
          <w:delText xml:space="preserve">These </w:delText>
        </w:r>
      </w:del>
      <w:ins w:id="921" w:author="Piyush Nanda" w:date="2023-01-09T09:58:00Z">
        <w:r w:rsidR="007841AA">
          <w:rPr>
            <w:rFonts w:ascii="Arial" w:hAnsi="Arial" w:cs="Arial"/>
            <w:sz w:val="22"/>
            <w:szCs w:val="22"/>
          </w:rPr>
          <w:t>There</w:t>
        </w:r>
      </w:ins>
      <w:del w:id="922" w:author="Piyush Nanda" w:date="2023-01-09T09:58:00Z">
        <w:r w:rsidRPr="00F573A0" w:rsidDel="007841AA">
          <w:rPr>
            <w:rFonts w:ascii="Arial" w:hAnsi="Arial" w:cs="Arial"/>
            <w:sz w:val="22"/>
            <w:szCs w:val="22"/>
          </w:rPr>
          <w:delText>two</w:delText>
        </w:r>
      </w:del>
      <w:r w:rsidRPr="00F573A0">
        <w:rPr>
          <w:rFonts w:ascii="Arial" w:hAnsi="Arial" w:cs="Arial"/>
          <w:sz w:val="22"/>
          <w:szCs w:val="22"/>
        </w:rPr>
        <w:t xml:space="preserve"> could be two mechanistic reasons why exponential distribution captures the breaking </w:t>
      </w:r>
      <w:del w:id="923" w:author="Piyush Nanda" w:date="2023-01-09T09:58:00Z">
        <w:r w:rsidRPr="00F573A0" w:rsidDel="007841AA">
          <w:rPr>
            <w:rFonts w:ascii="Arial" w:hAnsi="Arial" w:cs="Arial"/>
            <w:sz w:val="22"/>
            <w:szCs w:val="22"/>
          </w:rPr>
          <w:delText xml:space="preserve">dynamics </w:delText>
        </w:r>
      </w:del>
      <w:ins w:id="924" w:author="Piyush Nanda" w:date="2023-01-09T09:58:00Z">
        <w:r w:rsidR="007841AA">
          <w:rPr>
            <w:rFonts w:ascii="Arial" w:hAnsi="Arial" w:cs="Arial"/>
            <w:sz w:val="22"/>
            <w:szCs w:val="22"/>
          </w:rPr>
          <w:t>probabilities</w:t>
        </w:r>
        <w:r w:rsidR="007841AA" w:rsidRPr="00F573A0">
          <w:rPr>
            <w:rFonts w:ascii="Arial" w:hAnsi="Arial" w:cs="Arial"/>
            <w:sz w:val="22"/>
            <w:szCs w:val="22"/>
          </w:rPr>
          <w:t xml:space="preserve"> </w:t>
        </w:r>
      </w:ins>
      <w:r w:rsidRPr="00F573A0">
        <w:rPr>
          <w:rFonts w:ascii="Arial" w:hAnsi="Arial" w:cs="Arial"/>
          <w:sz w:val="22"/>
          <w:szCs w:val="22"/>
        </w:rPr>
        <w:t xml:space="preserve">of the </w:t>
      </w:r>
      <w:del w:id="925" w:author="Piyush Nanda" w:date="2023-01-09T09:58:00Z">
        <w:r w:rsidRPr="00F573A0" w:rsidDel="007841AA">
          <w:rPr>
            <w:rFonts w:ascii="Arial" w:hAnsi="Arial" w:cs="Arial"/>
            <w:sz w:val="22"/>
            <w:szCs w:val="22"/>
          </w:rPr>
          <w:delText xml:space="preserve">septum </w:delText>
        </w:r>
      </w:del>
      <w:ins w:id="926" w:author="Piyush Nanda" w:date="2023-01-09T09:58:00Z">
        <w:r w:rsidR="007841AA">
          <w:rPr>
            <w:rFonts w:ascii="Arial" w:hAnsi="Arial" w:cs="Arial"/>
            <w:sz w:val="22"/>
            <w:szCs w:val="22"/>
          </w:rPr>
          <w:t>link</w:t>
        </w:r>
        <w:r w:rsidR="007841AA" w:rsidRPr="00F573A0">
          <w:rPr>
            <w:rFonts w:ascii="Arial" w:hAnsi="Arial" w:cs="Arial"/>
            <w:sz w:val="22"/>
            <w:szCs w:val="22"/>
          </w:rPr>
          <w:t xml:space="preserve"> </w:t>
        </w:r>
      </w:ins>
      <w:proofErr w:type="spellStart"/>
      <w:r w:rsidRPr="00F573A0">
        <w:rPr>
          <w:rFonts w:ascii="Arial" w:hAnsi="Arial" w:cs="Arial"/>
          <w:sz w:val="22"/>
          <w:szCs w:val="22"/>
        </w:rPr>
        <w:t>i</w:t>
      </w:r>
      <w:proofErr w:type="spellEnd"/>
      <w:r w:rsidRPr="00F573A0">
        <w:rPr>
          <w:rFonts w:ascii="Arial" w:hAnsi="Arial" w:cs="Arial"/>
          <w:sz w:val="22"/>
          <w:szCs w:val="22"/>
        </w:rPr>
        <w:t>) The oldest edge has a higher probability of breaking than newer ones due to</w:t>
      </w:r>
      <w:ins w:id="927" w:author="Piyush Nanda" w:date="2023-01-09T09:59:00Z">
        <w:r w:rsidR="007841AA">
          <w:rPr>
            <w:rFonts w:ascii="Arial" w:hAnsi="Arial" w:cs="Arial"/>
            <w:sz w:val="22"/>
            <w:szCs w:val="22"/>
          </w:rPr>
          <w:t xml:space="preserve"> chemical degradation</w:t>
        </w:r>
      </w:ins>
      <w:del w:id="928" w:author="Piyush Nanda" w:date="2023-01-09T09:59:00Z">
        <w:r w:rsidRPr="00F573A0" w:rsidDel="007841AA">
          <w:rPr>
            <w:rFonts w:ascii="Arial" w:hAnsi="Arial" w:cs="Arial"/>
            <w:sz w:val="22"/>
            <w:szCs w:val="22"/>
          </w:rPr>
          <w:delText xml:space="preserve"> gradual natural hydrolysis that degrades the septum.</w:delText>
        </w:r>
      </w:del>
      <w:r w:rsidRPr="00F573A0">
        <w:rPr>
          <w:rFonts w:ascii="Arial" w:hAnsi="Arial" w:cs="Arial"/>
          <w:sz w:val="22"/>
          <w:szCs w:val="22"/>
        </w:rPr>
        <w:t xml:space="preserve"> </w:t>
      </w:r>
      <w:ins w:id="929" w:author="Piyush Nanda" w:date="2023-01-09T17:31:00Z">
        <w:r w:rsidR="00504E37">
          <w:rPr>
            <w:rFonts w:ascii="Arial" w:hAnsi="Arial" w:cs="Arial"/>
            <w:sz w:val="22"/>
            <w:szCs w:val="22"/>
          </w:rPr>
          <w:t xml:space="preserve">over time </w:t>
        </w:r>
      </w:ins>
      <w:r w:rsidRPr="00F573A0">
        <w:rPr>
          <w:rFonts w:ascii="Arial" w:hAnsi="Arial" w:cs="Arial"/>
          <w:sz w:val="22"/>
          <w:szCs w:val="22"/>
        </w:rPr>
        <w:t xml:space="preserve">ii) The oldest edge also branches off to the greatest number of cells, and therefore most steric forces would act on the oldest </w:t>
      </w:r>
      <w:del w:id="930" w:author="Piyush Nanda" w:date="2023-01-09T09:59:00Z">
        <w:r w:rsidRPr="00F573A0" w:rsidDel="007841AA">
          <w:rPr>
            <w:rFonts w:ascii="Arial" w:hAnsi="Arial" w:cs="Arial"/>
            <w:sz w:val="22"/>
            <w:szCs w:val="22"/>
          </w:rPr>
          <w:delText>septum</w:delText>
        </w:r>
      </w:del>
      <w:ins w:id="931" w:author="Piyush Nanda" w:date="2023-01-09T09:59:00Z">
        <w:r w:rsidR="007841AA">
          <w:rPr>
            <w:rFonts w:ascii="Arial" w:hAnsi="Arial" w:cs="Arial"/>
            <w:sz w:val="22"/>
            <w:szCs w:val="22"/>
          </w:rPr>
          <w:t>link</w:t>
        </w:r>
      </w:ins>
      <w:customXmlInsRangeStart w:id="932" w:author="Piyush Nanda" w:date="2023-01-26T10:20:00Z"/>
      <w:sdt>
        <w:sdtPr>
          <w:rPr>
            <w:rFonts w:ascii="Arial" w:hAnsi="Arial" w:cs="Arial"/>
            <w:color w:val="000000"/>
            <w:sz w:val="22"/>
            <w:szCs w:val="22"/>
            <w:vertAlign w:val="superscript"/>
            <w:rPrChange w:id="933" w:author="Piyush Nanda" w:date="2023-01-26T11:36:00Z">
              <w:rPr>
                <w:rFonts w:ascii="Arial" w:hAnsi="Arial" w:cs="Arial"/>
                <w:sz w:val="22"/>
                <w:szCs w:val="22"/>
              </w:rPr>
            </w:rPrChange>
          </w:rPr>
          <w:tag w:val="MENDELEY_CITATION_v3_eyJjaXRhdGlvbklEIjoiTUVOREVMRVlfQ0lUQVRJT05fZTEzNDhjZGQtYWVjZC00ZGVmLTg4YzktM2M4OTg2NDE3NmQ1IiwicHJvcGVydGllcyI6eyJub3RlSW5kZXgiOjB9LCJpc0VkaXRlZCI6ZmFsc2UsIm1hbnVhbE92ZXJyaWRlIjp7ImlzTWFudWFsbHlPdmVycmlkZGVuIjpmYWxzZSwiY2l0ZXByb2NUZXh0IjoiPHN1cD45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"/>
          <w:id w:val="2036922429"/>
          <w:placeholder>
            <w:docPart w:val="DefaultPlaceholder_-1854013440"/>
          </w:placeholder>
        </w:sdtPr>
        <w:sdtContent>
          <w:customXmlInsRangeEnd w:id="932"/>
          <w:ins w:id="934" w:author="Piyush Nanda" w:date="2023-01-26T11:36:00Z">
            <w:r w:rsidR="00C548E9" w:rsidRPr="00C548E9">
              <w:rPr>
                <w:rFonts w:ascii="Arial" w:hAnsi="Arial" w:cs="Arial"/>
                <w:color w:val="000000"/>
                <w:sz w:val="22"/>
                <w:szCs w:val="22"/>
                <w:vertAlign w:val="superscript"/>
              </w:rPr>
              <w:t>9</w:t>
            </w:r>
          </w:ins>
          <w:customXmlInsRangeStart w:id="935" w:author="Piyush Nanda" w:date="2023-01-26T10:20:00Z"/>
        </w:sdtContent>
      </w:sdt>
      <w:customXmlInsRangeEnd w:id="935"/>
      <w:r w:rsidRPr="00F573A0">
        <w:rPr>
          <w:rFonts w:ascii="Arial" w:hAnsi="Arial" w:cs="Arial"/>
          <w:sz w:val="22"/>
          <w:szCs w:val="22"/>
        </w:rPr>
        <w:t xml:space="preserve">. In either of the cases, an age-dependent septum fracture model would explain the probabilistic breaking. </w:t>
      </w:r>
      <w:ins w:id="936" w:author="Piyush Nanda" w:date="2023-01-09T17:41:00Z">
        <w:r w:rsidR="00504E37">
          <w:rPr>
            <w:rFonts w:ascii="Arial" w:hAnsi="Arial" w:cs="Arial"/>
            <w:sz w:val="22"/>
            <w:szCs w:val="22"/>
          </w:rPr>
          <w:t>It could also be a combination of both</w:t>
        </w:r>
        <w:r w:rsidR="00ED7033">
          <w:rPr>
            <w:rFonts w:ascii="Arial" w:hAnsi="Arial" w:cs="Arial"/>
            <w:sz w:val="22"/>
            <w:szCs w:val="22"/>
          </w:rPr>
          <w:t xml:space="preserve">. Given that both </w:t>
        </w:r>
      </w:ins>
      <w:ins w:id="937" w:author="Piyush Nanda" w:date="2023-01-09T17:42:00Z">
        <w:r w:rsidR="00ED7033">
          <w:rPr>
            <w:rFonts w:ascii="Arial" w:hAnsi="Arial" w:cs="Arial"/>
            <w:sz w:val="22"/>
            <w:szCs w:val="22"/>
          </w:rPr>
          <w:t xml:space="preserve">influence the link breaking probability in similar manner, an exponential distribution would still capture the effect of both. </w:t>
        </w:r>
      </w:ins>
      <w:ins w:id="938" w:author="Piyush Nanda" w:date="2023-01-09T17:43:00Z">
        <w:r w:rsidR="00ED7033">
          <w:rPr>
            <w:rFonts w:ascii="Arial" w:hAnsi="Arial" w:cs="Arial"/>
            <w:sz w:val="22"/>
            <w:szCs w:val="22"/>
          </w:rPr>
          <w:t xml:space="preserve">Decoupling the effect would require </w:t>
        </w:r>
      </w:ins>
      <w:ins w:id="939" w:author="Piyush Nanda" w:date="2023-01-09T17:44:00Z">
        <w:r w:rsidR="00ED7033">
          <w:rPr>
            <w:rFonts w:ascii="Arial" w:hAnsi="Arial" w:cs="Arial"/>
            <w:sz w:val="22"/>
            <w:szCs w:val="22"/>
          </w:rPr>
          <w:t xml:space="preserve">careful measurement of tensile strength of all the links in question. </w:t>
        </w:r>
      </w:ins>
    </w:p>
    <w:p w14:paraId="372C63EC" w14:textId="77777777" w:rsidR="00F573A0" w:rsidRPr="00F573A0" w:rsidRDefault="00F573A0" w:rsidP="00F064E4">
      <w:pPr>
        <w:jc w:val="both"/>
        <w:rPr>
          <w:rFonts w:ascii="Arial" w:hAnsi="Arial" w:cs="Arial"/>
          <w:sz w:val="22"/>
          <w:szCs w:val="22"/>
        </w:rPr>
      </w:pPr>
    </w:p>
    <w:p w14:paraId="4FECADA2" w14:textId="2918E73A" w:rsidR="006330FC" w:rsidRPr="00622E48" w:rsidRDefault="00F573A0" w:rsidP="00F064E4">
      <w:pPr>
        <w:jc w:val="both"/>
        <w:rPr>
          <w:ins w:id="940" w:author="Piyush Nanda" w:date="2023-01-09T17:44:00Z"/>
          <w:rFonts w:ascii="Arial" w:hAnsi="Arial" w:cs="Arial"/>
          <w:sz w:val="22"/>
          <w:szCs w:val="22"/>
        </w:rPr>
      </w:pPr>
      <w:del w:id="941" w:author="Piyush Nanda" w:date="2023-01-08T22:34:00Z">
        <w:r w:rsidRPr="00F573A0" w:rsidDel="00FB7301">
          <w:rPr>
            <w:rFonts w:ascii="Arial" w:hAnsi="Arial" w:cs="Arial"/>
            <w:sz w:val="22"/>
            <w:szCs w:val="22"/>
          </w:rPr>
          <w:delText>Expression levels of BUD4 and CTS1 can independently tune the steric limit and the probabilistic septum decay, respectively. Erlang’s distribution captures the distribution of cluster sizes. Using a dynamic network model allows us to capture the parameter space that generates such a distribution. Independent experiments allow us to find genetic features, i.e., the expression level that executes such control.</w:delText>
        </w:r>
      </w:del>
    </w:p>
    <w:p w14:paraId="182C994C" w14:textId="4301B597" w:rsidR="00ED7033" w:rsidRPr="004A42DC" w:rsidRDefault="00484B8C" w:rsidP="00F064E4">
      <w:pPr>
        <w:jc w:val="both"/>
        <w:rPr>
          <w:ins w:id="942" w:author="Piyush Nanda" w:date="2023-01-09T17:44:00Z"/>
          <w:rFonts w:ascii="Arial" w:eastAsiaTheme="minorEastAsia" w:hAnsi="Arial" w:cs="Arial"/>
          <w:b/>
          <w:bCs/>
          <w:sz w:val="22"/>
          <w:szCs w:val="22"/>
          <w:rPrChange w:id="943" w:author="Piyush Nanda" w:date="2023-01-09T18:31:00Z">
            <w:rPr>
              <w:ins w:id="944" w:author="Piyush Nanda" w:date="2023-01-09T17:44:00Z"/>
              <w:rFonts w:ascii="Arial" w:eastAsiaTheme="minorEastAsia" w:hAnsi="Arial" w:cs="Arial"/>
              <w:sz w:val="22"/>
              <w:szCs w:val="22"/>
            </w:rPr>
          </w:rPrChange>
        </w:rPr>
      </w:pPr>
      <w:ins w:id="945" w:author="Piyush Nanda" w:date="2023-01-09T18:14:00Z">
        <w:r>
          <w:rPr>
            <w:rFonts w:ascii="Arial" w:eastAsiaTheme="minorEastAsia" w:hAnsi="Arial" w:cs="Arial"/>
            <w:sz w:val="22"/>
            <w:szCs w:val="22"/>
          </w:rPr>
          <w:t xml:space="preserve">In previous experiments, we can only claim the </w:t>
        </w:r>
      </w:ins>
      <w:ins w:id="946" w:author="Piyush Nanda" w:date="2023-01-09T18:15:00Z">
        <w:r>
          <w:rPr>
            <w:rFonts w:ascii="Arial" w:eastAsiaTheme="minorEastAsia" w:hAnsi="Arial" w:cs="Arial"/>
            <w:sz w:val="22"/>
            <w:szCs w:val="22"/>
          </w:rPr>
          <w:t xml:space="preserve">resultant distribution obtained from the model and experiments show strong agreement. It is very much possible that </w:t>
        </w:r>
      </w:ins>
      <w:ins w:id="947" w:author="Piyush Nanda" w:date="2023-01-09T18:16:00Z">
        <w:r>
          <w:rPr>
            <w:rFonts w:ascii="Arial" w:eastAsiaTheme="minorEastAsia" w:hAnsi="Arial" w:cs="Arial"/>
            <w:sz w:val="22"/>
            <w:szCs w:val="22"/>
          </w:rPr>
          <w:t xml:space="preserve">clusters in the model follow an entirely different mechanism of breaking while producing the same distribution of cluster sizes. To further test if </w:t>
        </w:r>
      </w:ins>
      <w:ins w:id="948" w:author="Piyush Nanda" w:date="2023-01-09T18:17:00Z">
        <w:r>
          <w:rPr>
            <w:rFonts w:ascii="Arial" w:eastAsiaTheme="minorEastAsia" w:hAnsi="Arial" w:cs="Arial"/>
            <w:sz w:val="22"/>
            <w:szCs w:val="22"/>
          </w:rPr>
          <w:t xml:space="preserve">this is the case, we performed time-lapse imaging of clusters as they grow and fragment. </w:t>
        </w:r>
      </w:ins>
      <w:ins w:id="949" w:author="Piyush Nanda" w:date="2023-01-09T18:18:00Z">
        <w:r>
          <w:rPr>
            <w:rFonts w:ascii="Arial" w:eastAsiaTheme="minorEastAsia" w:hAnsi="Arial" w:cs="Arial"/>
            <w:sz w:val="22"/>
            <w:szCs w:val="22"/>
          </w:rPr>
          <w:t xml:space="preserve">We simultaneously simulate the dynamic network model and </w:t>
        </w:r>
      </w:ins>
      <w:ins w:id="950" w:author="Piyush Nanda" w:date="2023-01-09T18:22:00Z">
        <w:r>
          <w:rPr>
            <w:rFonts w:ascii="Arial" w:eastAsiaTheme="minorEastAsia" w:hAnsi="Arial" w:cs="Arial"/>
            <w:sz w:val="22"/>
            <w:szCs w:val="22"/>
          </w:rPr>
          <w:t>longitud</w:t>
        </w:r>
      </w:ins>
      <w:ins w:id="951" w:author="Piyush Nanda" w:date="2023-01-09T18:23:00Z">
        <w:r>
          <w:rPr>
            <w:rFonts w:ascii="Arial" w:eastAsiaTheme="minorEastAsia" w:hAnsi="Arial" w:cs="Arial"/>
            <w:sz w:val="22"/>
            <w:szCs w:val="22"/>
          </w:rPr>
          <w:t xml:space="preserve">inally track the cluster sizes in a lineage. We define ‘mother’ as the cluster from which </w:t>
        </w:r>
      </w:ins>
      <w:ins w:id="952" w:author="Piyush Nanda" w:date="2023-01-09T18:25:00Z">
        <w:r w:rsidR="004A42DC">
          <w:rPr>
            <w:rFonts w:ascii="Arial" w:eastAsiaTheme="minorEastAsia" w:hAnsi="Arial" w:cs="Arial"/>
            <w:sz w:val="22"/>
            <w:szCs w:val="22"/>
          </w:rPr>
          <w:t>two or more</w:t>
        </w:r>
      </w:ins>
      <w:ins w:id="953" w:author="Piyush Nanda" w:date="2023-01-09T18:23:00Z">
        <w:r>
          <w:rPr>
            <w:rFonts w:ascii="Arial" w:eastAsiaTheme="minorEastAsia" w:hAnsi="Arial" w:cs="Arial"/>
            <w:sz w:val="22"/>
            <w:szCs w:val="22"/>
          </w:rPr>
          <w:t xml:space="preserve"> ‘daug</w:t>
        </w:r>
      </w:ins>
      <w:ins w:id="954" w:author="Piyush Nanda" w:date="2023-01-09T18:24:00Z">
        <w:r>
          <w:rPr>
            <w:rFonts w:ascii="Arial" w:eastAsiaTheme="minorEastAsia" w:hAnsi="Arial" w:cs="Arial"/>
            <w:sz w:val="22"/>
            <w:szCs w:val="22"/>
          </w:rPr>
          <w:t>hter’ cluster</w:t>
        </w:r>
      </w:ins>
      <w:ins w:id="955" w:author="Piyush Nanda" w:date="2023-01-09T18:25:00Z">
        <w:r w:rsidR="004A42DC">
          <w:rPr>
            <w:rFonts w:ascii="Arial" w:eastAsiaTheme="minorEastAsia" w:hAnsi="Arial" w:cs="Arial"/>
            <w:sz w:val="22"/>
            <w:szCs w:val="22"/>
          </w:rPr>
          <w:t>s</w:t>
        </w:r>
      </w:ins>
      <w:ins w:id="956" w:author="Piyush Nanda" w:date="2023-01-09T18:24:00Z">
        <w:r>
          <w:rPr>
            <w:rFonts w:ascii="Arial" w:eastAsiaTheme="minorEastAsia" w:hAnsi="Arial" w:cs="Arial"/>
            <w:sz w:val="22"/>
            <w:szCs w:val="22"/>
          </w:rPr>
          <w:t xml:space="preserve"> break off. </w:t>
        </w:r>
      </w:ins>
      <w:ins w:id="957" w:author="Piyush Nanda" w:date="2023-01-09T18:25:00Z">
        <w:r w:rsidR="004A42DC">
          <w:rPr>
            <w:rFonts w:ascii="Arial" w:eastAsiaTheme="minorEastAsia" w:hAnsi="Arial" w:cs="Arial"/>
            <w:sz w:val="22"/>
            <w:szCs w:val="22"/>
          </w:rPr>
          <w:t xml:space="preserve">The ratio between the </w:t>
        </w:r>
      </w:ins>
      <w:ins w:id="958" w:author="Piyush Nanda" w:date="2023-01-09T18:26:00Z">
        <w:r w:rsidR="004A42DC">
          <w:rPr>
            <w:rFonts w:ascii="Arial" w:eastAsiaTheme="minorEastAsia" w:hAnsi="Arial" w:cs="Arial"/>
            <w:sz w:val="22"/>
            <w:szCs w:val="22"/>
          </w:rPr>
          <w:t xml:space="preserve">size of </w:t>
        </w:r>
      </w:ins>
      <w:ins w:id="959" w:author="Piyush Nanda" w:date="2023-01-09T18:25:00Z">
        <w:r w:rsidR="004A42DC">
          <w:rPr>
            <w:rFonts w:ascii="Arial" w:eastAsiaTheme="minorEastAsia" w:hAnsi="Arial" w:cs="Arial"/>
            <w:sz w:val="22"/>
            <w:szCs w:val="22"/>
          </w:rPr>
          <w:t xml:space="preserve">smaller of two </w:t>
        </w:r>
      </w:ins>
      <w:ins w:id="960" w:author="Piyush Nanda" w:date="2023-01-09T18:26:00Z">
        <w:r w:rsidR="004A42DC">
          <w:rPr>
            <w:rFonts w:ascii="Arial" w:eastAsiaTheme="minorEastAsia" w:hAnsi="Arial" w:cs="Arial"/>
            <w:sz w:val="22"/>
            <w:szCs w:val="22"/>
          </w:rPr>
          <w:t>daughter</w:t>
        </w:r>
      </w:ins>
      <w:ins w:id="961" w:author="Piyush Nanda" w:date="2023-01-09T18:29:00Z">
        <w:r w:rsidR="004A42DC">
          <w:rPr>
            <w:rFonts w:ascii="Arial" w:eastAsiaTheme="minorEastAsia" w:hAnsi="Arial" w:cs="Arial"/>
            <w:sz w:val="22"/>
            <w:szCs w:val="22"/>
          </w:rPr>
          <w:t xml:space="preserve"> (</w:t>
        </w:r>
        <w:proofErr w:type="spellStart"/>
        <w:r w:rsidR="004A42DC">
          <w:rPr>
            <w:rFonts w:ascii="Arial" w:eastAsiaTheme="minorEastAsia" w:hAnsi="Arial" w:cs="Arial"/>
            <w:sz w:val="22"/>
            <w:szCs w:val="22"/>
          </w:rPr>
          <w:t>S</w:t>
        </w:r>
        <w:r w:rsidR="004A42DC">
          <w:rPr>
            <w:rFonts w:ascii="Arial" w:eastAsiaTheme="minorEastAsia" w:hAnsi="Arial" w:cs="Arial"/>
            <w:sz w:val="22"/>
            <w:szCs w:val="22"/>
            <w:vertAlign w:val="subscript"/>
          </w:rPr>
          <w:t>daughter</w:t>
        </w:r>
        <w:proofErr w:type="spellEnd"/>
        <w:r w:rsidR="004A42DC">
          <w:rPr>
            <w:rFonts w:ascii="Arial" w:eastAsiaTheme="minorEastAsia" w:hAnsi="Arial" w:cs="Arial"/>
            <w:sz w:val="22"/>
            <w:szCs w:val="22"/>
          </w:rPr>
          <w:t>)</w:t>
        </w:r>
      </w:ins>
      <w:ins w:id="962" w:author="Piyush Nanda" w:date="2023-01-09T18:26:00Z">
        <w:r w:rsidR="004A42DC">
          <w:rPr>
            <w:rFonts w:ascii="Arial" w:eastAsiaTheme="minorEastAsia" w:hAnsi="Arial" w:cs="Arial"/>
            <w:sz w:val="22"/>
            <w:szCs w:val="22"/>
          </w:rPr>
          <w:t xml:space="preserve"> and the mother cluster </w:t>
        </w:r>
      </w:ins>
      <w:ins w:id="963" w:author="Piyush Nanda" w:date="2023-01-09T18:29:00Z">
        <w:r w:rsidR="004A42DC">
          <w:rPr>
            <w:rFonts w:ascii="Arial" w:eastAsiaTheme="minorEastAsia" w:hAnsi="Arial" w:cs="Arial"/>
            <w:sz w:val="22"/>
            <w:szCs w:val="22"/>
          </w:rPr>
          <w:t>(S</w:t>
        </w:r>
        <w:r w:rsidR="004A42DC">
          <w:rPr>
            <w:rFonts w:ascii="Arial" w:eastAsiaTheme="minorEastAsia" w:hAnsi="Arial" w:cs="Arial"/>
            <w:sz w:val="22"/>
            <w:szCs w:val="22"/>
            <w:vertAlign w:val="subscript"/>
          </w:rPr>
          <w:t>mother</w:t>
        </w:r>
        <w:r w:rsidR="004A42DC">
          <w:rPr>
            <w:rFonts w:ascii="Arial" w:eastAsiaTheme="minorEastAsia" w:hAnsi="Arial" w:cs="Arial"/>
            <w:sz w:val="22"/>
            <w:szCs w:val="22"/>
          </w:rPr>
          <w:t xml:space="preserve">) </w:t>
        </w:r>
      </w:ins>
      <w:ins w:id="964" w:author="Piyush Nanda" w:date="2023-01-09T18:26:00Z">
        <w:r w:rsidR="004A42DC">
          <w:rPr>
            <w:rFonts w:ascii="Arial" w:eastAsiaTheme="minorEastAsia" w:hAnsi="Arial" w:cs="Arial"/>
            <w:sz w:val="22"/>
            <w:szCs w:val="22"/>
          </w:rPr>
          <w:t xml:space="preserve">gives a rough indication of whether breaking mechanism </w:t>
        </w:r>
      </w:ins>
      <w:ins w:id="965" w:author="Piyush Nanda" w:date="2023-01-09T18:27:00Z">
        <w:r w:rsidR="004A42DC">
          <w:rPr>
            <w:rFonts w:ascii="Arial" w:eastAsiaTheme="minorEastAsia" w:hAnsi="Arial" w:cs="Arial"/>
            <w:sz w:val="22"/>
            <w:szCs w:val="22"/>
          </w:rPr>
          <w:t xml:space="preserve">is biased towards the oldest link. If the ratio is close to 0.5, it indicates that the cluster broke off from the oldest link. The hypothesis suggests that the distribution </w:t>
        </w:r>
      </w:ins>
      <w:ins w:id="966" w:author="Piyush Nanda" w:date="2023-01-09T18:28:00Z">
        <w:r w:rsidR="004A42DC">
          <w:rPr>
            <w:rFonts w:ascii="Arial" w:eastAsiaTheme="minorEastAsia" w:hAnsi="Arial" w:cs="Arial"/>
            <w:sz w:val="22"/>
            <w:szCs w:val="22"/>
          </w:rPr>
          <w:t xml:space="preserve">will be biased towards higher ratios. </w:t>
        </w:r>
      </w:ins>
      <w:ins w:id="967" w:author="Piyush Nanda" w:date="2023-01-09T17:51:00Z">
        <w:r w:rsidR="00ED7033">
          <w:rPr>
            <w:rFonts w:ascii="Arial" w:eastAsiaTheme="minorEastAsia" w:hAnsi="Arial" w:cs="Arial"/>
            <w:sz w:val="22"/>
            <w:szCs w:val="22"/>
          </w:rPr>
          <w:t xml:space="preserve">To perform this, we </w:t>
        </w:r>
      </w:ins>
      <w:ins w:id="968" w:author="Piyush Nanda" w:date="2023-01-09T17:52:00Z">
        <w:r w:rsidR="000671C2">
          <w:rPr>
            <w:rFonts w:ascii="Arial" w:eastAsiaTheme="minorEastAsia" w:hAnsi="Arial" w:cs="Arial"/>
            <w:sz w:val="22"/>
            <w:szCs w:val="22"/>
          </w:rPr>
          <w:t>used a cluster with Bud4p expression</w:t>
        </w:r>
      </w:ins>
      <w:ins w:id="969" w:author="Piyush Nanda" w:date="2023-01-09T17:54:00Z">
        <w:r w:rsidR="000671C2">
          <w:rPr>
            <w:rFonts w:ascii="Arial" w:eastAsiaTheme="minorEastAsia" w:hAnsi="Arial" w:cs="Arial"/>
            <w:sz w:val="22"/>
            <w:szCs w:val="22"/>
          </w:rPr>
          <w:t xml:space="preserve"> shut off and constitutive expression of CFP. The clusters were imaged at a low magnification to</w:t>
        </w:r>
      </w:ins>
      <w:ins w:id="970" w:author="Piyush Nanda" w:date="2023-01-09T17:55:00Z">
        <w:r w:rsidR="000671C2">
          <w:rPr>
            <w:rFonts w:ascii="Arial" w:eastAsiaTheme="minorEastAsia" w:hAnsi="Arial" w:cs="Arial"/>
            <w:sz w:val="22"/>
            <w:szCs w:val="22"/>
          </w:rPr>
          <w:t xml:space="preserve"> increase the depth of field and</w:t>
        </w:r>
      </w:ins>
      <w:ins w:id="971" w:author="Piyush Nanda" w:date="2023-01-09T17:54:00Z">
        <w:r w:rsidR="000671C2">
          <w:rPr>
            <w:rFonts w:ascii="Arial" w:eastAsiaTheme="minorEastAsia" w:hAnsi="Arial" w:cs="Arial"/>
            <w:sz w:val="22"/>
            <w:szCs w:val="22"/>
          </w:rPr>
          <w:t xml:space="preserve"> allow </w:t>
        </w:r>
      </w:ins>
      <w:ins w:id="972" w:author="Piyush Nanda" w:date="2023-01-09T17:55:00Z">
        <w:r w:rsidR="000671C2">
          <w:rPr>
            <w:rFonts w:ascii="Arial" w:eastAsiaTheme="minorEastAsia" w:hAnsi="Arial" w:cs="Arial"/>
            <w:sz w:val="22"/>
            <w:szCs w:val="22"/>
          </w:rPr>
          <w:t>collection of maximum number of photons</w:t>
        </w:r>
      </w:ins>
      <w:ins w:id="973" w:author="Piyush Nanda" w:date="2023-01-09T18:28:00Z">
        <w:r w:rsidR="004A42DC">
          <w:rPr>
            <w:rFonts w:ascii="Arial" w:eastAsiaTheme="minorEastAsia" w:hAnsi="Arial" w:cs="Arial"/>
            <w:sz w:val="22"/>
            <w:szCs w:val="22"/>
          </w:rPr>
          <w:t xml:space="preserve"> (</w:t>
        </w:r>
        <w:r w:rsidR="004A42DC">
          <w:rPr>
            <w:rFonts w:ascii="Arial" w:eastAsiaTheme="minorEastAsia" w:hAnsi="Arial" w:cs="Arial"/>
            <w:b/>
            <w:bCs/>
            <w:sz w:val="22"/>
            <w:szCs w:val="22"/>
          </w:rPr>
          <w:t>Figure 4</w:t>
        </w:r>
      </w:ins>
      <w:ins w:id="974" w:author="Piyush Nanda" w:date="2023-01-09T18:31:00Z">
        <w:r w:rsidR="004A42DC">
          <w:rPr>
            <w:rFonts w:ascii="Arial" w:eastAsiaTheme="minorEastAsia" w:hAnsi="Arial" w:cs="Arial"/>
            <w:b/>
            <w:bCs/>
            <w:sz w:val="22"/>
            <w:szCs w:val="22"/>
          </w:rPr>
          <w:t>B</w:t>
        </w:r>
      </w:ins>
      <w:ins w:id="975" w:author="Piyush Nanda" w:date="2023-01-09T18:28:00Z">
        <w:r w:rsidR="004A42DC">
          <w:rPr>
            <w:rFonts w:ascii="Arial" w:eastAsiaTheme="minorEastAsia" w:hAnsi="Arial" w:cs="Arial"/>
            <w:b/>
            <w:bCs/>
            <w:sz w:val="22"/>
            <w:szCs w:val="22"/>
          </w:rPr>
          <w:t>)</w:t>
        </w:r>
      </w:ins>
      <w:ins w:id="976" w:author="Piyush Nanda" w:date="2023-01-09T17:55:00Z">
        <w:r w:rsidR="000671C2">
          <w:rPr>
            <w:rFonts w:ascii="Arial" w:eastAsiaTheme="minorEastAsia" w:hAnsi="Arial" w:cs="Arial"/>
            <w:sz w:val="22"/>
            <w:szCs w:val="22"/>
          </w:rPr>
          <w:t>. Here, we assume the net fluorescence from a cluster</w:t>
        </w:r>
      </w:ins>
      <w:ins w:id="977" w:author="Piyush Nanda" w:date="2023-01-09T17:56:00Z">
        <w:r w:rsidR="000671C2">
          <w:rPr>
            <w:rFonts w:ascii="Arial" w:eastAsiaTheme="minorEastAsia" w:hAnsi="Arial" w:cs="Arial"/>
            <w:sz w:val="22"/>
            <w:szCs w:val="22"/>
          </w:rPr>
          <w:t xml:space="preserve"> as a proxy for number of cells per cluster. </w:t>
        </w:r>
      </w:ins>
      <w:ins w:id="978" w:author="Piyush Nanda" w:date="2023-01-09T18:28:00Z">
        <w:r w:rsidR="004A42DC">
          <w:rPr>
            <w:rFonts w:ascii="Arial" w:eastAsiaTheme="minorEastAsia" w:hAnsi="Arial" w:cs="Arial"/>
            <w:sz w:val="22"/>
            <w:szCs w:val="22"/>
          </w:rPr>
          <w:t xml:space="preserve">Consistent with the hypothesis we find that </w:t>
        </w:r>
      </w:ins>
      <w:ins w:id="979" w:author="Piyush Nanda" w:date="2023-01-09T18:29:00Z">
        <w:r w:rsidR="004A42DC">
          <w:rPr>
            <w:rFonts w:ascii="Arial" w:eastAsiaTheme="minorEastAsia" w:hAnsi="Arial" w:cs="Arial"/>
            <w:sz w:val="22"/>
            <w:szCs w:val="22"/>
          </w:rPr>
          <w:t>the distribution of the ratio is loaded towards highe</w:t>
        </w:r>
      </w:ins>
      <w:ins w:id="980" w:author="Piyush Nanda" w:date="2023-01-09T18:30:00Z">
        <w:r w:rsidR="004A42DC">
          <w:rPr>
            <w:rFonts w:ascii="Arial" w:eastAsiaTheme="minorEastAsia" w:hAnsi="Arial" w:cs="Arial"/>
            <w:sz w:val="22"/>
            <w:szCs w:val="22"/>
          </w:rPr>
          <w:t>r ratios</w:t>
        </w:r>
      </w:ins>
      <w:ins w:id="981" w:author="Piyush Nanda" w:date="2023-01-09T18:31:00Z">
        <w:r w:rsidR="004A42DC">
          <w:rPr>
            <w:rFonts w:ascii="Arial" w:eastAsiaTheme="minorEastAsia" w:hAnsi="Arial" w:cs="Arial"/>
            <w:sz w:val="22"/>
            <w:szCs w:val="22"/>
          </w:rPr>
          <w:t xml:space="preserve"> (</w:t>
        </w:r>
        <w:r w:rsidR="004A42DC" w:rsidRPr="00C91274">
          <w:rPr>
            <w:rFonts w:ascii="Arial" w:eastAsiaTheme="minorEastAsia" w:hAnsi="Arial" w:cs="Arial"/>
            <w:b/>
            <w:bCs/>
            <w:sz w:val="22"/>
            <w:szCs w:val="22"/>
          </w:rPr>
          <w:t>Figure 4</w:t>
        </w:r>
        <w:r w:rsidR="004A42DC">
          <w:rPr>
            <w:rFonts w:ascii="Arial" w:eastAsiaTheme="minorEastAsia" w:hAnsi="Arial" w:cs="Arial"/>
            <w:b/>
            <w:bCs/>
            <w:sz w:val="22"/>
            <w:szCs w:val="22"/>
          </w:rPr>
          <w:t>C</w:t>
        </w:r>
        <w:r w:rsidR="004A42DC">
          <w:rPr>
            <w:rFonts w:ascii="Arial" w:eastAsiaTheme="minorEastAsia" w:hAnsi="Arial" w:cs="Arial"/>
            <w:sz w:val="22"/>
            <w:szCs w:val="22"/>
          </w:rPr>
          <w:t>)</w:t>
        </w:r>
      </w:ins>
      <w:ins w:id="982" w:author="Piyush Nanda" w:date="2023-01-09T18:30:00Z">
        <w:r w:rsidR="004A42DC">
          <w:rPr>
            <w:rFonts w:ascii="Arial" w:eastAsiaTheme="minorEastAsia" w:hAnsi="Arial" w:cs="Arial"/>
            <w:sz w:val="22"/>
            <w:szCs w:val="22"/>
          </w:rPr>
          <w:t>. When we perform similar estimations using the simulated dynamic network model, we find a strong agreement</w:t>
        </w:r>
      </w:ins>
      <w:ins w:id="983" w:author="Piyush Nanda" w:date="2023-01-09T18:31:00Z">
        <w:r w:rsidR="004A42DC">
          <w:rPr>
            <w:rFonts w:ascii="Arial" w:eastAsiaTheme="minorEastAsia" w:hAnsi="Arial" w:cs="Arial"/>
            <w:sz w:val="22"/>
            <w:szCs w:val="22"/>
          </w:rPr>
          <w:t xml:space="preserve"> (</w:t>
        </w:r>
        <w:r w:rsidR="004A42DC" w:rsidRPr="004A42DC">
          <w:rPr>
            <w:rFonts w:ascii="Arial" w:eastAsiaTheme="minorEastAsia" w:hAnsi="Arial" w:cs="Arial"/>
            <w:b/>
            <w:bCs/>
            <w:sz w:val="22"/>
            <w:szCs w:val="22"/>
            <w:rPrChange w:id="984" w:author="Piyush Nanda" w:date="2023-01-09T18:31:00Z">
              <w:rPr>
                <w:rFonts w:ascii="Arial" w:eastAsiaTheme="minorEastAsia" w:hAnsi="Arial" w:cs="Arial"/>
                <w:sz w:val="22"/>
                <w:szCs w:val="22"/>
              </w:rPr>
            </w:rPrChange>
          </w:rPr>
          <w:t>Figure 4</w:t>
        </w:r>
        <w:r w:rsidR="004A42DC">
          <w:rPr>
            <w:rFonts w:ascii="Arial" w:eastAsiaTheme="minorEastAsia" w:hAnsi="Arial" w:cs="Arial"/>
            <w:b/>
            <w:bCs/>
            <w:sz w:val="22"/>
            <w:szCs w:val="22"/>
          </w:rPr>
          <w:t>D</w:t>
        </w:r>
        <w:r w:rsidR="004A42DC">
          <w:rPr>
            <w:rFonts w:ascii="Arial" w:eastAsiaTheme="minorEastAsia" w:hAnsi="Arial" w:cs="Arial"/>
            <w:sz w:val="22"/>
            <w:szCs w:val="22"/>
          </w:rPr>
          <w:t xml:space="preserve">). </w:t>
        </w:r>
      </w:ins>
      <w:ins w:id="985" w:author="Piyush Nanda" w:date="2023-01-09T18:32:00Z">
        <w:r w:rsidR="004A42DC">
          <w:rPr>
            <w:rFonts w:ascii="Arial" w:eastAsiaTheme="minorEastAsia" w:hAnsi="Arial" w:cs="Arial"/>
            <w:sz w:val="22"/>
            <w:szCs w:val="22"/>
          </w:rPr>
          <w:t xml:space="preserve">This establishes that the SA model mechanistically follows the experimentally realized mode of breaking. </w:t>
        </w:r>
      </w:ins>
      <w:ins w:id="986" w:author="Piyush Nanda" w:date="2023-01-09T18:31:00Z">
        <w:r w:rsidR="004A42DC">
          <w:rPr>
            <w:rFonts w:ascii="Arial" w:eastAsiaTheme="minorEastAsia" w:hAnsi="Arial" w:cs="Arial"/>
            <w:sz w:val="22"/>
            <w:szCs w:val="22"/>
          </w:rPr>
          <w:t xml:space="preserve"> </w:t>
        </w:r>
      </w:ins>
    </w:p>
    <w:p w14:paraId="53604CFC" w14:textId="77777777" w:rsidR="00ED7033" w:rsidRDefault="00ED7033" w:rsidP="00F064E4">
      <w:pPr>
        <w:jc w:val="both"/>
        <w:rPr>
          <w:rFonts w:ascii="Arial" w:eastAsiaTheme="minorEastAsia" w:hAnsi="Arial" w:cs="Arial"/>
          <w:sz w:val="22"/>
          <w:szCs w:val="22"/>
        </w:rPr>
      </w:pPr>
    </w:p>
    <w:p w14:paraId="5C61727A" w14:textId="745EC4FC" w:rsidR="003E0A0D" w:rsidRDefault="003E0A0D" w:rsidP="00F064E4">
      <w:pPr>
        <w:jc w:val="both"/>
        <w:rPr>
          <w:rFonts w:ascii="Arial" w:hAnsi="Arial" w:cs="Arial"/>
          <w:b/>
          <w:bCs/>
          <w:noProof/>
          <w:sz w:val="22"/>
          <w:szCs w:val="22"/>
        </w:rPr>
      </w:pPr>
      <w:r w:rsidRPr="003E0A0D">
        <w:rPr>
          <w:rFonts w:ascii="Arial" w:hAnsi="Arial" w:cs="Arial"/>
          <w:b/>
          <w:bCs/>
          <w:noProof/>
          <w:sz w:val="22"/>
          <w:szCs w:val="22"/>
        </w:rPr>
        <w:t xml:space="preserve">Cluster size homeostasis </w:t>
      </w:r>
      <w:r w:rsidR="002463EC">
        <w:rPr>
          <w:rFonts w:ascii="Arial" w:hAnsi="Arial" w:cs="Arial"/>
          <w:b/>
          <w:bCs/>
          <w:noProof/>
          <w:sz w:val="22"/>
          <w:szCs w:val="22"/>
        </w:rPr>
        <w:t xml:space="preserve">is </w:t>
      </w:r>
      <w:r w:rsidRPr="003E0A0D">
        <w:rPr>
          <w:rFonts w:ascii="Arial" w:hAnsi="Arial" w:cs="Arial"/>
          <w:b/>
          <w:bCs/>
          <w:noProof/>
          <w:sz w:val="22"/>
          <w:szCs w:val="22"/>
        </w:rPr>
        <w:t>determined by a rheostat-like model where growth rate caps the maximum breaking rate</w:t>
      </w:r>
    </w:p>
    <w:p w14:paraId="1E25FB08" w14:textId="77777777" w:rsidR="003E0A0D" w:rsidRDefault="003E0A0D" w:rsidP="00F064E4">
      <w:pPr>
        <w:jc w:val="both"/>
        <w:rPr>
          <w:rFonts w:ascii="Arial" w:hAnsi="Arial" w:cs="Arial"/>
          <w:b/>
          <w:bCs/>
          <w:noProof/>
          <w:sz w:val="22"/>
          <w:szCs w:val="22"/>
        </w:rPr>
      </w:pPr>
    </w:p>
    <w:p w14:paraId="4CAE03ED" w14:textId="47CA68A2" w:rsidR="00CD2374" w:rsidRDefault="003E0A0D" w:rsidP="00F064E4">
      <w:pPr>
        <w:jc w:val="both"/>
        <w:rPr>
          <w:rFonts w:ascii="Arial" w:eastAsiaTheme="minorEastAsia" w:hAnsi="Arial" w:cs="Arial"/>
          <w:sz w:val="22"/>
          <w:szCs w:val="22"/>
        </w:rPr>
      </w:pPr>
      <w:r>
        <w:rPr>
          <w:rFonts w:ascii="Arial" w:hAnsi="Arial" w:cs="Arial"/>
          <w:noProof/>
          <w:sz w:val="22"/>
          <w:szCs w:val="22"/>
        </w:rPr>
        <w:t xml:space="preserve">We hypothesized that </w:t>
      </w:r>
      <w:r w:rsidR="00CF4A75">
        <w:rPr>
          <w:rFonts w:ascii="Arial" w:hAnsi="Arial" w:cs="Arial"/>
          <w:noProof/>
          <w:sz w:val="22"/>
          <w:szCs w:val="22"/>
        </w:rPr>
        <w:t>if the rate of addition of cells to a growing cluster exceeds the rate of breaking determined by kissing number and link breaking rate, the size distribution would shift towards bigger clusters</w:t>
      </w:r>
      <w:r w:rsidR="000C4978">
        <w:rPr>
          <w:rFonts w:ascii="Arial" w:hAnsi="Arial" w:cs="Arial"/>
          <w:noProof/>
          <w:sz w:val="22"/>
          <w:szCs w:val="22"/>
        </w:rPr>
        <w:t xml:space="preserve"> (</w:t>
      </w:r>
      <w:r w:rsidR="000C4978" w:rsidRPr="000C4978">
        <w:rPr>
          <w:rFonts w:ascii="Arial" w:hAnsi="Arial" w:cs="Arial"/>
          <w:b/>
          <w:bCs/>
          <w:noProof/>
          <w:sz w:val="22"/>
          <w:szCs w:val="22"/>
        </w:rPr>
        <w:t>Figure 5A</w:t>
      </w:r>
      <w:r w:rsidR="000C4978">
        <w:rPr>
          <w:rFonts w:ascii="Arial" w:hAnsi="Arial" w:cs="Arial"/>
          <w:noProof/>
          <w:sz w:val="22"/>
          <w:szCs w:val="22"/>
        </w:rPr>
        <w:t>)</w:t>
      </w:r>
      <w:r w:rsidR="00CF4A75">
        <w:rPr>
          <w:rFonts w:ascii="Arial" w:hAnsi="Arial" w:cs="Arial"/>
          <w:noProof/>
          <w:sz w:val="22"/>
          <w:szCs w:val="22"/>
        </w:rPr>
        <w:t>. An underlying assumption is that faster addition of cells only reduces the time taken for a cluster to reach close to the kissing number (</w:t>
      </w:r>
      <m:oMath>
        <m:r>
          <w:rPr>
            <w:rFonts w:ascii="Cambria Math" w:hAnsi="Cambria Math" w:cs="Arial"/>
            <w:noProof/>
            <w:sz w:val="22"/>
            <w:szCs w:val="22"/>
          </w:rPr>
          <m:t>κ</m:t>
        </m:r>
      </m:oMath>
      <w:r w:rsidR="00CF4A75">
        <w:rPr>
          <w:rFonts w:ascii="Arial" w:hAnsi="Arial" w:cs="Arial"/>
          <w:noProof/>
          <w:sz w:val="22"/>
          <w:szCs w:val="22"/>
        </w:rPr>
        <w:t>) while the link breaking rate (</w:t>
      </w:r>
      <m:oMath>
        <m:r>
          <w:rPr>
            <w:rFonts w:ascii="Cambria Math" w:hAnsi="Cambria Math" w:cs="Arial"/>
            <w:noProof/>
            <w:sz w:val="22"/>
            <w:szCs w:val="22"/>
          </w:rPr>
          <m:t>δ</m:t>
        </m:r>
      </m:oMath>
      <w:r w:rsidR="00CF4A75">
        <w:rPr>
          <w:rFonts w:ascii="Arial" w:hAnsi="Arial" w:cs="Arial"/>
          <w:noProof/>
          <w:sz w:val="22"/>
          <w:szCs w:val="22"/>
        </w:rPr>
        <w:t>) remains unaltered. The link breaking rate (</w:t>
      </w:r>
      <m:oMath>
        <m:r>
          <w:rPr>
            <w:rFonts w:ascii="Cambria Math" w:hAnsi="Cambria Math" w:cs="Arial"/>
            <w:noProof/>
            <w:sz w:val="22"/>
            <w:szCs w:val="22"/>
          </w:rPr>
          <m:t>δ</m:t>
        </m:r>
      </m:oMath>
      <w:r w:rsidR="00CF4A75">
        <w:rPr>
          <w:rFonts w:ascii="Arial" w:hAnsi="Arial" w:cs="Arial"/>
          <w:noProof/>
          <w:sz w:val="22"/>
          <w:szCs w:val="22"/>
        </w:rPr>
        <w:t xml:space="preserve">) is an instrinsic property the mother-daughter septum determined by the location of the link </w:t>
      </w:r>
      <w:r w:rsidR="000C4978">
        <w:rPr>
          <w:rFonts w:ascii="Arial" w:hAnsi="Arial" w:cs="Arial"/>
          <w:noProof/>
          <w:sz w:val="22"/>
          <w:szCs w:val="22"/>
        </w:rPr>
        <w:t xml:space="preserve">within the cluster </w:t>
      </w:r>
      <w:r w:rsidR="00CF4A75">
        <w:rPr>
          <w:rFonts w:ascii="Arial" w:hAnsi="Arial" w:cs="Arial"/>
          <w:noProof/>
          <w:sz w:val="22"/>
          <w:szCs w:val="22"/>
        </w:rPr>
        <w:t>and its mechanical properties.</w:t>
      </w:r>
      <w:r w:rsidR="000C4978">
        <w:rPr>
          <w:rFonts w:ascii="Arial" w:hAnsi="Arial" w:cs="Arial"/>
          <w:noProof/>
          <w:sz w:val="22"/>
          <w:szCs w:val="22"/>
        </w:rPr>
        <w:t xml:space="preserve"> Intuitively, this suggests that i</w:t>
      </w:r>
      <w:r w:rsidR="00072207">
        <w:rPr>
          <w:rFonts w:ascii="Arial" w:hAnsi="Arial" w:cs="Arial"/>
          <w:noProof/>
          <w:sz w:val="22"/>
          <w:szCs w:val="22"/>
        </w:rPr>
        <w:t xml:space="preserve">f rate at which cluster fragments i.e. determined by both link breaking rate and kissing number exceeds the cell division rate of the constituent cells, on average, the size of the clusters will be shrunk. Therefore, values for  </w:t>
      </w:r>
      <m:oMath>
        <m:r>
          <w:rPr>
            <w:rFonts w:ascii="Cambria Math" w:hAnsi="Cambria Math" w:cs="Arial"/>
            <w:noProof/>
            <w:sz w:val="22"/>
            <w:szCs w:val="22"/>
          </w:rPr>
          <m:t xml:space="preserve">κ,δ  </m:t>
        </m:r>
      </m:oMath>
      <w:r w:rsidR="00072207">
        <w:rPr>
          <w:rFonts w:ascii="Arial" w:eastAsiaTheme="minorEastAsia" w:hAnsi="Arial" w:cs="Arial"/>
          <w:noProof/>
          <w:sz w:val="22"/>
          <w:szCs w:val="22"/>
        </w:rPr>
        <w:t xml:space="preserve">and </w:t>
      </w:r>
      <w:r w:rsidR="00072207">
        <w:rPr>
          <w:rFonts w:ascii="Arial" w:hAnsi="Arial" w:cs="Arial"/>
          <w:noProof/>
          <w:sz w:val="22"/>
          <w:szCs w:val="22"/>
        </w:rPr>
        <w:t xml:space="preserve"> </w:t>
      </w:r>
      <m:oMath>
        <m:r>
          <w:ins w:id="987" w:author="Piyush Nanda" w:date="2023-01-08T20:59:00Z">
            <w:rPr>
              <w:rFonts w:ascii="Cambria Math" w:hAnsi="Cambria Math" w:cs="Arial"/>
              <w:sz w:val="22"/>
              <w:szCs w:val="22"/>
            </w:rPr>
            <m:t>λ</m:t>
          </w:ins>
        </m:r>
      </m:oMath>
      <w:r w:rsidR="00072207">
        <w:rPr>
          <w:rFonts w:ascii="Arial" w:hAnsi="Arial" w:cs="Arial"/>
          <w:noProof/>
          <w:sz w:val="22"/>
          <w:szCs w:val="22"/>
        </w:rPr>
        <w:t xml:space="preserve"> are constrained to a specific parameter space for a population of clusters to attain a </w:t>
      </w:r>
      <w:r w:rsidR="004B0A33">
        <w:rPr>
          <w:rFonts w:ascii="Arial" w:hAnsi="Arial" w:cs="Arial"/>
          <w:noProof/>
          <w:sz w:val="22"/>
          <w:szCs w:val="22"/>
        </w:rPr>
        <w:t>specific mean size. Growth of clusters at low concentrations of glucose (0.025% or 0.05%) reduces the mean cell division rate due to nutrient limitations (</w:t>
      </w:r>
      <w:r w:rsidR="004B0A33">
        <w:rPr>
          <w:rFonts w:ascii="Arial" w:hAnsi="Arial" w:cs="Arial"/>
          <w:b/>
          <w:bCs/>
          <w:noProof/>
          <w:sz w:val="22"/>
          <w:szCs w:val="22"/>
        </w:rPr>
        <w:t xml:space="preserve">Figure S5A). </w:t>
      </w:r>
      <w:r w:rsidR="004B0A33">
        <w:rPr>
          <w:rFonts w:ascii="Arial" w:hAnsi="Arial" w:cs="Arial"/>
          <w:noProof/>
          <w:sz w:val="22"/>
          <w:szCs w:val="22"/>
        </w:rPr>
        <w:t>As the the principal transcription factor</w:t>
      </w:r>
      <w:customXmlInsRangeStart w:id="988" w:author="Piyush Nanda" w:date="2023-01-26T10:23:00Z"/>
      <w:sdt>
        <w:sdtPr>
          <w:rPr>
            <w:rFonts w:ascii="Arial" w:hAnsi="Arial" w:cs="Arial"/>
            <w:noProof/>
            <w:color w:val="000000"/>
            <w:sz w:val="22"/>
            <w:szCs w:val="22"/>
            <w:vertAlign w:val="superscript"/>
            <w:rPrChange w:id="989" w:author="Piyush Nanda" w:date="2023-01-26T11:36:00Z">
              <w:rPr>
                <w:rFonts w:ascii="Arial" w:hAnsi="Arial" w:cs="Arial"/>
                <w:noProof/>
                <w:sz w:val="22"/>
                <w:szCs w:val="22"/>
              </w:rPr>
            </w:rPrChange>
          </w:rPr>
          <w:tag w:val="MENDELEY_CITATION_v3_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"/>
          <w:id w:val="-779112301"/>
          <w:placeholder>
            <w:docPart w:val="DefaultPlaceholder_-1854013440"/>
          </w:placeholder>
        </w:sdtPr>
        <w:sdtContent>
          <w:customXmlInsRangeEnd w:id="988"/>
          <w:ins w:id="990" w:author="Piyush Nanda" w:date="2023-01-26T11:36:00Z">
            <w:r w:rsidR="00C548E9" w:rsidRPr="00C548E9">
              <w:rPr>
                <w:rFonts w:ascii="Arial" w:hAnsi="Arial" w:cs="Arial"/>
                <w:noProof/>
                <w:color w:val="000000"/>
                <w:sz w:val="22"/>
                <w:szCs w:val="22"/>
                <w:vertAlign w:val="superscript"/>
              </w:rPr>
              <w:t>17,18</w:t>
            </w:r>
          </w:ins>
          <w:customXmlInsRangeStart w:id="991" w:author="Piyush Nanda" w:date="2023-01-26T10:23:00Z"/>
        </w:sdtContent>
      </w:sdt>
      <w:customXmlInsRangeEnd w:id="991"/>
      <w:r w:rsidR="004B0A33">
        <w:rPr>
          <w:rFonts w:ascii="Arial" w:hAnsi="Arial" w:cs="Arial"/>
          <w:noProof/>
          <w:sz w:val="22"/>
          <w:szCs w:val="22"/>
        </w:rPr>
        <w:t xml:space="preserve"> for chitin hydrolysis ACE2 is deleted in the strains, we have </w:t>
      </w:r>
      <w:r w:rsidR="002F3F8B">
        <w:rPr>
          <w:rFonts w:ascii="Arial" w:hAnsi="Arial" w:cs="Arial"/>
          <w:noProof/>
          <w:sz w:val="22"/>
          <w:szCs w:val="22"/>
        </w:rPr>
        <w:t>decoupled</w:t>
      </w:r>
      <w:r w:rsidR="004B0A33">
        <w:rPr>
          <w:rFonts w:ascii="Arial" w:hAnsi="Arial" w:cs="Arial"/>
          <w:noProof/>
          <w:sz w:val="22"/>
          <w:szCs w:val="22"/>
        </w:rPr>
        <w:t xml:space="preserve"> the effect of slow growth on regulated chitin hydrolysis. Therefore, at different concentration, the primary effect on the cluster size distribution is through the nutrient limitation induced slow down of growth. We measured the cluster size distribution for strain with Bud4 expression shutoff in an </w:t>
      </w:r>
      <w:r w:rsidR="004B0A33">
        <w:rPr>
          <w:rFonts w:ascii="Arial" w:hAnsi="Arial" w:cs="Arial"/>
          <w:i/>
          <w:iCs/>
          <w:noProof/>
          <w:sz w:val="22"/>
          <w:szCs w:val="22"/>
        </w:rPr>
        <w:t xml:space="preserve">ace2∆ </w:t>
      </w:r>
      <w:r w:rsidR="004B0A33">
        <w:rPr>
          <w:rFonts w:ascii="Arial" w:hAnsi="Arial" w:cs="Arial"/>
          <w:noProof/>
          <w:sz w:val="22"/>
          <w:szCs w:val="22"/>
        </w:rPr>
        <w:t xml:space="preserve">background and growing exponentially in different concentrations of glucose. </w:t>
      </w:r>
      <w:r w:rsidR="00587AEF">
        <w:rPr>
          <w:rFonts w:ascii="Arial" w:hAnsi="Arial" w:cs="Arial"/>
          <w:noProof/>
          <w:sz w:val="22"/>
          <w:szCs w:val="22"/>
        </w:rPr>
        <w:t>Consistent with the hypothesis, the cluster size distribution is shifted to bigger clusters (reflected in the mean of the distribution) for growth on higher glucose concentrations (2% ad 0.2%) compared to lower concentrations (</w:t>
      </w:r>
      <w:r w:rsidR="00587AEF" w:rsidRPr="00587AEF">
        <w:rPr>
          <w:rFonts w:ascii="Arial" w:hAnsi="Arial" w:cs="Arial"/>
          <w:b/>
          <w:bCs/>
          <w:noProof/>
          <w:sz w:val="22"/>
          <w:szCs w:val="22"/>
        </w:rPr>
        <w:t>Figure 5B</w:t>
      </w:r>
      <w:r w:rsidR="00587AEF">
        <w:rPr>
          <w:rFonts w:ascii="Arial" w:hAnsi="Arial" w:cs="Arial"/>
          <w:noProof/>
          <w:sz w:val="22"/>
          <w:szCs w:val="22"/>
        </w:rPr>
        <w:t xml:space="preserve">). To further explore, the causality between growth rate and the mean cluster size, we leveraged the model to explore the parameter space and </w:t>
      </w:r>
      <w:r w:rsidR="007A27D5">
        <w:rPr>
          <w:rFonts w:ascii="Arial" w:hAnsi="Arial" w:cs="Arial"/>
          <w:noProof/>
          <w:sz w:val="22"/>
          <w:szCs w:val="22"/>
        </w:rPr>
        <w:t xml:space="preserve">ask how </w:t>
      </w:r>
      <m:oMath>
        <m:r>
          <w:rPr>
            <w:rFonts w:ascii="Cambria Math" w:hAnsi="Cambria Math" w:cs="Arial"/>
            <w:noProof/>
            <w:sz w:val="22"/>
            <w:szCs w:val="22"/>
          </w:rPr>
          <m:t xml:space="preserve">κ </m:t>
        </m:r>
      </m:oMath>
      <w:r w:rsidR="007A27D5">
        <w:rPr>
          <w:rFonts w:ascii="Arial" w:eastAsiaTheme="minorEastAsia" w:hAnsi="Arial" w:cs="Arial"/>
          <w:noProof/>
          <w:sz w:val="22"/>
          <w:szCs w:val="22"/>
        </w:rPr>
        <w:t xml:space="preserve">and </w:t>
      </w:r>
      <m:oMath>
        <m:r>
          <w:rPr>
            <w:rFonts w:ascii="Cambria Math" w:hAnsi="Cambria Math" w:cs="Arial"/>
            <w:noProof/>
            <w:sz w:val="22"/>
            <w:szCs w:val="22"/>
          </w:rPr>
          <m:t>δ</m:t>
        </m:r>
      </m:oMath>
      <w:r w:rsidR="007A27D5">
        <w:rPr>
          <w:rFonts w:ascii="Arial" w:eastAsiaTheme="minorEastAsia" w:hAnsi="Arial" w:cs="Arial"/>
          <w:noProof/>
          <w:sz w:val="22"/>
          <w:szCs w:val="22"/>
        </w:rPr>
        <w:t xml:space="preserve"> influence the relation between </w:t>
      </w:r>
      <m:oMath>
        <m:r>
          <w:rPr>
            <w:rFonts w:ascii="Cambria Math" w:hAnsi="Cambria Math" w:cs="Arial"/>
            <w:noProof/>
            <w:sz w:val="22"/>
            <w:szCs w:val="22"/>
          </w:rPr>
          <m:t>λ</m:t>
        </m:r>
      </m:oMath>
      <w:r w:rsidR="007A27D5">
        <w:rPr>
          <w:rFonts w:ascii="Arial" w:eastAsiaTheme="minorEastAsia" w:hAnsi="Arial" w:cs="Arial"/>
          <w:noProof/>
          <w:sz w:val="22"/>
          <w:szCs w:val="22"/>
        </w:rPr>
        <w:t xml:space="preserve"> and mean cluster size. </w:t>
      </w:r>
      <w:r w:rsidR="002F3F8B">
        <w:rPr>
          <w:rFonts w:ascii="Arial" w:eastAsiaTheme="minorEastAsia" w:hAnsi="Arial" w:cs="Arial"/>
          <w:noProof/>
          <w:sz w:val="22"/>
          <w:szCs w:val="22"/>
        </w:rPr>
        <w:t>Simulations suggest</w:t>
      </w:r>
      <w:r w:rsidR="00A17439">
        <w:rPr>
          <w:rFonts w:ascii="Arial" w:eastAsiaTheme="minorEastAsia" w:hAnsi="Arial" w:cs="Arial"/>
          <w:noProof/>
          <w:sz w:val="22"/>
          <w:szCs w:val="22"/>
        </w:rPr>
        <w:t>ed</w:t>
      </w:r>
      <w:r w:rsidR="002F3F8B">
        <w:rPr>
          <w:rFonts w:ascii="Arial" w:eastAsiaTheme="minorEastAsia" w:hAnsi="Arial" w:cs="Arial"/>
          <w:noProof/>
          <w:sz w:val="22"/>
          <w:szCs w:val="22"/>
        </w:rPr>
        <w:t xml:space="preserve"> that, for a fixed cell division rate, the mean cells per cluster increase with link breaking rate </w:t>
      </w:r>
      <m:oMath>
        <m:r>
          <w:rPr>
            <w:rFonts w:ascii="Cambria Math" w:eastAsiaTheme="minorEastAsia" w:hAnsi="Cambria Math" w:cs="Arial"/>
            <w:noProof/>
            <w:sz w:val="22"/>
            <w:szCs w:val="22"/>
          </w:rPr>
          <m:t>δ</m:t>
        </m:r>
      </m:oMath>
      <w:r w:rsidR="00B51F87">
        <w:rPr>
          <w:rFonts w:ascii="Arial" w:eastAsiaTheme="minorEastAsia" w:hAnsi="Arial" w:cs="Arial"/>
          <w:noProof/>
          <w:sz w:val="22"/>
          <w:szCs w:val="22"/>
        </w:rPr>
        <w:t xml:space="preserve"> in a sigmoidal fashion (</w:t>
      </w:r>
      <w:r w:rsidR="00B51F87" w:rsidRPr="00B51F87">
        <w:rPr>
          <w:rFonts w:ascii="Arial" w:eastAsiaTheme="minorEastAsia" w:hAnsi="Arial" w:cs="Arial"/>
          <w:b/>
          <w:bCs/>
          <w:noProof/>
          <w:sz w:val="22"/>
          <w:szCs w:val="22"/>
        </w:rPr>
        <w:t>Figure 5C</w:t>
      </w:r>
      <w:r w:rsidR="00B51F87">
        <w:rPr>
          <w:rFonts w:ascii="Arial" w:eastAsiaTheme="minorEastAsia" w:hAnsi="Arial" w:cs="Arial"/>
          <w:noProof/>
          <w:sz w:val="22"/>
          <w:szCs w:val="22"/>
        </w:rPr>
        <w:t xml:space="preserve">). </w:t>
      </w:r>
      <w:ins w:id="992" w:author="Piyush Nanda" w:date="2023-01-26T10:23:00Z">
        <w:r w:rsidR="00B00ACE">
          <w:rPr>
            <w:rFonts w:ascii="Arial" w:eastAsiaTheme="minorEastAsia" w:hAnsi="Arial" w:cs="Arial"/>
            <w:noProof/>
            <w:sz w:val="22"/>
            <w:szCs w:val="22"/>
          </w:rPr>
          <w:t>I</w:t>
        </w:r>
        <w:r w:rsidR="00B00ACE">
          <w:rPr>
            <w:rFonts w:ascii="Arial" w:eastAsiaTheme="minorEastAsia" w:hAnsi="Arial" w:cs="Arial"/>
            <w:noProof/>
            <w:sz w:val="22"/>
            <w:szCs w:val="22"/>
          </w:rPr>
          <w:t>nterestingly</w:t>
        </w:r>
        <w:r w:rsidR="00B00ACE">
          <w:rPr>
            <w:rFonts w:ascii="Arial" w:eastAsiaTheme="minorEastAsia" w:hAnsi="Arial" w:cs="Arial"/>
            <w:noProof/>
            <w:sz w:val="22"/>
            <w:szCs w:val="22"/>
          </w:rPr>
          <w:t>,</w:t>
        </w:r>
        <w:r w:rsidR="00B00ACE">
          <w:rPr>
            <w:rFonts w:ascii="Arial" w:eastAsiaTheme="minorEastAsia" w:hAnsi="Arial" w:cs="Arial"/>
            <w:noProof/>
            <w:sz w:val="22"/>
            <w:szCs w:val="22"/>
          </w:rPr>
          <w:t xml:space="preserve"> </w:t>
        </w:r>
        <w:r w:rsidR="00B00ACE">
          <w:rPr>
            <w:rFonts w:ascii="Arial" w:eastAsiaTheme="minorEastAsia" w:hAnsi="Arial" w:cs="Arial"/>
            <w:noProof/>
            <w:sz w:val="22"/>
            <w:szCs w:val="22"/>
          </w:rPr>
          <w:t>t</w:t>
        </w:r>
      </w:ins>
      <w:del w:id="993" w:author="Piyush Nanda" w:date="2023-01-26T10:23:00Z">
        <w:r w:rsidR="00F87284" w:rsidDel="00B00ACE">
          <w:rPr>
            <w:rFonts w:ascii="Arial" w:eastAsiaTheme="minorEastAsia" w:hAnsi="Arial" w:cs="Arial"/>
            <w:noProof/>
            <w:sz w:val="22"/>
            <w:szCs w:val="22"/>
          </w:rPr>
          <w:delText>T</w:delText>
        </w:r>
      </w:del>
      <w:r w:rsidR="00F87284">
        <w:rPr>
          <w:rFonts w:ascii="Arial" w:eastAsiaTheme="minorEastAsia" w:hAnsi="Arial" w:cs="Arial"/>
          <w:noProof/>
          <w:sz w:val="22"/>
          <w:szCs w:val="22"/>
        </w:rPr>
        <w:t xml:space="preserve">he half-maximum value of mean number of cells per cluster is </w:t>
      </w:r>
      <w:del w:id="994" w:author="Piyush Nanda" w:date="2023-01-26T10:23:00Z">
        <w:r w:rsidR="00F87284" w:rsidDel="00B00ACE">
          <w:rPr>
            <w:rFonts w:ascii="Arial" w:eastAsiaTheme="minorEastAsia" w:hAnsi="Arial" w:cs="Arial"/>
            <w:noProof/>
            <w:sz w:val="22"/>
            <w:szCs w:val="22"/>
          </w:rPr>
          <w:delText xml:space="preserve">interestingly </w:delText>
        </w:r>
      </w:del>
      <w:r w:rsidR="00F87284">
        <w:rPr>
          <w:rFonts w:ascii="Arial" w:eastAsiaTheme="minorEastAsia" w:hAnsi="Arial" w:cs="Arial"/>
          <w:noProof/>
          <w:sz w:val="22"/>
          <w:szCs w:val="22"/>
        </w:rPr>
        <w:t>proportional to the doubling time of cells in the cluster (</w:t>
      </w:r>
      <w:r w:rsidR="00F87284">
        <w:rPr>
          <w:rFonts w:ascii="Arial" w:eastAsiaTheme="minorEastAsia" w:hAnsi="Arial" w:cs="Arial"/>
          <w:b/>
          <w:bCs/>
          <w:noProof/>
          <w:sz w:val="22"/>
          <w:szCs w:val="22"/>
        </w:rPr>
        <w:t>Figure 5C)</w:t>
      </w:r>
      <w:r w:rsidR="00F87284">
        <w:rPr>
          <w:rFonts w:ascii="Arial" w:eastAsiaTheme="minorEastAsia" w:hAnsi="Arial" w:cs="Arial"/>
          <w:noProof/>
          <w:sz w:val="22"/>
          <w:szCs w:val="22"/>
        </w:rPr>
        <w:t xml:space="preserve">. The maximum value (S bar max) is set by the kissing number of the cluster in question. </w:t>
      </w:r>
      <w:r w:rsidR="00E50FF6">
        <w:rPr>
          <w:rFonts w:ascii="Arial" w:eastAsiaTheme="minorEastAsia" w:hAnsi="Arial" w:cs="Arial"/>
          <w:noProof/>
          <w:sz w:val="22"/>
          <w:szCs w:val="22"/>
        </w:rPr>
        <w:t>Based on this information, we propose a rheostat-kind of model where the relative values of link breaking rate (</w:t>
      </w:r>
      <m:oMath>
        <m:r>
          <w:rPr>
            <w:rFonts w:ascii="Cambria Math" w:hAnsi="Cambria Math" w:cs="Arial"/>
            <w:noProof/>
            <w:sz w:val="22"/>
            <w:szCs w:val="22"/>
          </w:rPr>
          <m:t>δ</m:t>
        </m:r>
      </m:oMath>
      <w:r w:rsidR="00E50FF6">
        <w:rPr>
          <w:rFonts w:ascii="Arial" w:eastAsiaTheme="minorEastAsia" w:hAnsi="Arial" w:cs="Arial"/>
          <w:noProof/>
          <w:sz w:val="22"/>
          <w:szCs w:val="22"/>
        </w:rPr>
        <w:t>) and cell division rate (</w:t>
      </w:r>
      <m:oMath>
        <m:r>
          <w:ins w:id="995" w:author="Piyush Nanda" w:date="2023-01-08T20:59:00Z">
            <w:rPr>
              <w:rFonts w:ascii="Cambria Math" w:hAnsi="Cambria Math" w:cs="Arial"/>
              <w:sz w:val="22"/>
              <w:szCs w:val="22"/>
            </w:rPr>
            <m:t>λ</m:t>
          </w:ins>
        </m:r>
        <m:r>
          <w:rPr>
            <w:rFonts w:ascii="Cambria Math" w:hAnsi="Cambria Math" w:cs="Arial"/>
            <w:sz w:val="22"/>
            <w:szCs w:val="22"/>
          </w:rPr>
          <m:t>)</m:t>
        </m:r>
      </m:oMath>
      <w:r w:rsidR="00E50FF6">
        <w:rPr>
          <w:rFonts w:ascii="Arial" w:eastAsiaTheme="minorEastAsia" w:hAnsi="Arial" w:cs="Arial"/>
          <w:noProof/>
          <w:sz w:val="22"/>
          <w:szCs w:val="22"/>
        </w:rPr>
        <w:t xml:space="preserve"> alter the mean size of the clusters whereas the kissing number (</w:t>
      </w:r>
      <m:oMath>
        <m:r>
          <w:rPr>
            <w:rFonts w:ascii="Cambria Math" w:hAnsi="Cambria Math" w:cs="Arial"/>
            <w:noProof/>
            <w:sz w:val="22"/>
            <w:szCs w:val="22"/>
          </w:rPr>
          <m:t>κ</m:t>
        </m:r>
      </m:oMath>
      <w:r w:rsidR="00E50FF6">
        <w:rPr>
          <w:rFonts w:ascii="Arial" w:eastAsiaTheme="minorEastAsia" w:hAnsi="Arial" w:cs="Arial"/>
          <w:noProof/>
          <w:sz w:val="22"/>
          <w:szCs w:val="22"/>
        </w:rPr>
        <w:t>)</w:t>
      </w:r>
      <w:r w:rsidR="00E50FF6">
        <w:rPr>
          <w:rFonts w:ascii="Arial" w:hAnsi="Arial" w:cs="Arial"/>
          <w:sz w:val="22"/>
          <w:szCs w:val="22"/>
        </w:rPr>
        <w:t xml:space="preserve"> sets the maximum value. We used a strain in which CTS1, which encodes the primary chitinase in yeast, is under the control of beta-estradiol </w:t>
      </w:r>
      <w:r w:rsidR="00E50FF6">
        <w:rPr>
          <w:rFonts w:ascii="Arial" w:hAnsi="Arial" w:cs="Arial"/>
          <w:sz w:val="22"/>
          <w:szCs w:val="22"/>
        </w:rPr>
        <w:lastRenderedPageBreak/>
        <w:t xml:space="preserve">inducer to test this validity of this model. In this strain, we can regulate the rate of chitin hydrolysis (inversely proportional to </w:t>
      </w:r>
      <m:oMath>
        <m:r>
          <w:rPr>
            <w:rFonts w:ascii="Cambria Math" w:hAnsi="Cambria Math" w:cs="Arial"/>
            <w:noProof/>
            <w:sz w:val="22"/>
            <w:szCs w:val="22"/>
          </w:rPr>
          <m:t>δ</m:t>
        </m:r>
      </m:oMath>
      <w:r w:rsidR="00E50FF6">
        <w:rPr>
          <w:rFonts w:ascii="Arial" w:eastAsiaTheme="minorEastAsia" w:hAnsi="Arial" w:cs="Arial"/>
          <w:sz w:val="22"/>
          <w:szCs w:val="22"/>
        </w:rPr>
        <w:t>) and grow the clusters in varied glucose concentrations to alter the cell division rate (</w:t>
      </w:r>
      <m:oMath>
        <m:r>
          <w:ins w:id="996" w:author="Piyush Nanda" w:date="2023-01-08T20:59:00Z">
            <w:rPr>
              <w:rFonts w:ascii="Cambria Math" w:hAnsi="Cambria Math" w:cs="Arial"/>
              <w:sz w:val="22"/>
              <w:szCs w:val="22"/>
            </w:rPr>
            <m:t>λ</m:t>
          </w:ins>
        </m:r>
      </m:oMath>
      <w:r w:rsidR="00E50FF6">
        <w:rPr>
          <w:rFonts w:ascii="Arial" w:eastAsiaTheme="minorEastAsia" w:hAnsi="Arial" w:cs="Arial"/>
          <w:sz w:val="22"/>
          <w:szCs w:val="22"/>
        </w:rPr>
        <w:t xml:space="preserve">). Using this system, we experimentally explored the parameter space of </w:t>
      </w:r>
      <m:oMath>
        <m:r>
          <w:ins w:id="997" w:author="Piyush Nanda" w:date="2023-01-08T20:59:00Z">
            <w:rPr>
              <w:rFonts w:ascii="Cambria Math" w:hAnsi="Cambria Math" w:cs="Arial"/>
              <w:sz w:val="22"/>
              <w:szCs w:val="22"/>
            </w:rPr>
            <m:t>λ</m:t>
          </w:ins>
        </m:r>
      </m:oMath>
      <w:r w:rsidR="00E50FF6">
        <w:rPr>
          <w:rFonts w:ascii="Arial" w:eastAsiaTheme="minorEastAsia" w:hAnsi="Arial" w:cs="Arial"/>
          <w:sz w:val="22"/>
          <w:szCs w:val="22"/>
        </w:rPr>
        <w:t xml:space="preserve"> and </w:t>
      </w:r>
      <m:oMath>
        <m:r>
          <w:rPr>
            <w:rFonts w:ascii="Cambria Math" w:hAnsi="Cambria Math" w:cs="Arial"/>
            <w:noProof/>
            <w:sz w:val="22"/>
            <w:szCs w:val="22"/>
          </w:rPr>
          <m:t>δ</m:t>
        </m:r>
      </m:oMath>
      <w:r w:rsidR="00E50FF6">
        <w:rPr>
          <w:rFonts w:ascii="Arial" w:eastAsiaTheme="minorEastAsia" w:hAnsi="Arial" w:cs="Arial"/>
          <w:sz w:val="22"/>
          <w:szCs w:val="22"/>
        </w:rPr>
        <w:t xml:space="preserve">. </w:t>
      </w:r>
      <w:r w:rsidR="00876610">
        <w:rPr>
          <w:rFonts w:ascii="Arial" w:eastAsiaTheme="minorEastAsia" w:hAnsi="Arial" w:cs="Arial"/>
          <w:sz w:val="22"/>
          <w:szCs w:val="22"/>
        </w:rPr>
        <w:t>We used ß-estradiol inducer levels as a proxy for link breaking rate (</w:t>
      </w:r>
      <m:oMath>
        <m:r>
          <w:rPr>
            <w:rFonts w:ascii="Cambria Math" w:hAnsi="Cambria Math" w:cs="Arial"/>
            <w:noProof/>
            <w:sz w:val="22"/>
            <w:szCs w:val="22"/>
          </w:rPr>
          <m:t>δ</m:t>
        </m:r>
      </m:oMath>
      <w:r w:rsidR="00876610">
        <w:rPr>
          <w:rFonts w:ascii="Arial" w:eastAsiaTheme="minorEastAsia" w:hAnsi="Arial" w:cs="Arial"/>
          <w:sz w:val="22"/>
          <w:szCs w:val="22"/>
        </w:rPr>
        <w:t xml:space="preserve">) </w:t>
      </w:r>
      <w:r w:rsidR="00622E48">
        <w:rPr>
          <w:rFonts w:ascii="Arial" w:eastAsiaTheme="minorEastAsia" w:hAnsi="Arial" w:cs="Arial"/>
          <w:sz w:val="22"/>
          <w:szCs w:val="22"/>
        </w:rPr>
        <w:t>i.e.,</w:t>
      </w:r>
      <w:r w:rsidR="00876610">
        <w:rPr>
          <w:rFonts w:ascii="Arial" w:eastAsiaTheme="minorEastAsia" w:hAnsi="Arial" w:cs="Arial"/>
          <w:sz w:val="22"/>
          <w:szCs w:val="22"/>
        </w:rPr>
        <w:t xml:space="preserve"> lower concentrations of ß-estradiol lead to increased </w:t>
      </w:r>
      <m:oMath>
        <m:r>
          <w:rPr>
            <w:rFonts w:ascii="Cambria Math" w:hAnsi="Cambria Math" w:cs="Arial"/>
            <w:noProof/>
            <w:sz w:val="22"/>
            <w:szCs w:val="22"/>
          </w:rPr>
          <m:t>δ</m:t>
        </m:r>
      </m:oMath>
      <w:r w:rsidR="00876610">
        <w:rPr>
          <w:rFonts w:ascii="Arial" w:eastAsiaTheme="minorEastAsia" w:hAnsi="Arial" w:cs="Arial"/>
          <w:sz w:val="22"/>
          <w:szCs w:val="22"/>
        </w:rPr>
        <w:t xml:space="preserve">. </w:t>
      </w:r>
      <w:r w:rsidR="00622E48">
        <w:rPr>
          <w:rFonts w:ascii="Arial" w:eastAsiaTheme="minorEastAsia" w:hAnsi="Arial" w:cs="Arial"/>
          <w:sz w:val="22"/>
          <w:szCs w:val="22"/>
        </w:rPr>
        <w:t>The cell division rate (</w:t>
      </w:r>
      <m:oMath>
        <m:r>
          <w:ins w:id="998" w:author="Piyush Nanda" w:date="2023-01-08T20:59:00Z">
            <w:rPr>
              <w:rFonts w:ascii="Cambria Math" w:hAnsi="Cambria Math" w:cs="Arial"/>
              <w:sz w:val="22"/>
              <w:szCs w:val="22"/>
            </w:rPr>
            <m:t>λ</m:t>
          </w:ins>
        </m:r>
      </m:oMath>
      <w:r w:rsidR="00622E48">
        <w:rPr>
          <w:rFonts w:ascii="Arial" w:eastAsiaTheme="minorEastAsia" w:hAnsi="Arial" w:cs="Arial"/>
          <w:sz w:val="22"/>
          <w:szCs w:val="22"/>
        </w:rPr>
        <w:t>) was calculated from the growth curves for bulk cultures of the clusters in different concentrations of glucose in minimal media (</w:t>
      </w:r>
      <w:r w:rsidR="00622E48" w:rsidRPr="00622E48">
        <w:rPr>
          <w:rFonts w:ascii="Arial" w:eastAsiaTheme="minorEastAsia" w:hAnsi="Arial" w:cs="Arial"/>
          <w:b/>
          <w:bCs/>
          <w:sz w:val="22"/>
          <w:szCs w:val="22"/>
        </w:rPr>
        <w:t>Figure S5B</w:t>
      </w:r>
      <w:r w:rsidR="00622E48">
        <w:rPr>
          <w:rFonts w:ascii="Arial" w:eastAsiaTheme="minorEastAsia" w:hAnsi="Arial" w:cs="Arial"/>
          <w:sz w:val="22"/>
          <w:szCs w:val="22"/>
        </w:rPr>
        <w:t>). For this specific experiment, we considered all the combinations of three different ß-estradiol concentrations i.e., 0, 4 ad 8 nM with three different cell division rates (</w:t>
      </w:r>
      <m:oMath>
        <m:r>
          <w:ins w:id="999" w:author="Piyush Nanda" w:date="2023-01-08T20:59:00Z">
            <w:rPr>
              <w:rFonts w:ascii="Cambria Math" w:hAnsi="Cambria Math" w:cs="Arial"/>
              <w:sz w:val="22"/>
              <w:szCs w:val="22"/>
            </w:rPr>
            <m:t>λ</m:t>
          </w:ins>
        </m:r>
      </m:oMath>
      <w:r w:rsidR="00622E48">
        <w:rPr>
          <w:rFonts w:ascii="Arial" w:eastAsiaTheme="minorEastAsia" w:hAnsi="Arial" w:cs="Arial"/>
          <w:sz w:val="22"/>
          <w:szCs w:val="22"/>
        </w:rPr>
        <w:t>) i.e., 0.22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0.18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0.12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The number of cells per cluster was estimated using the method described previously (</w:t>
      </w:r>
      <w:r w:rsidR="00622E48" w:rsidRPr="00622E48">
        <w:rPr>
          <w:rFonts w:ascii="Arial" w:eastAsiaTheme="minorEastAsia" w:hAnsi="Arial" w:cs="Arial"/>
          <w:b/>
          <w:bCs/>
          <w:sz w:val="22"/>
          <w:szCs w:val="22"/>
        </w:rPr>
        <w:t>Figure 2</w:t>
      </w:r>
      <w:r w:rsidR="00622E48">
        <w:rPr>
          <w:rFonts w:ascii="Arial" w:eastAsiaTheme="minorEastAsia" w:hAnsi="Arial" w:cs="Arial"/>
          <w:sz w:val="22"/>
          <w:szCs w:val="22"/>
        </w:rPr>
        <w:t>)</w:t>
      </w:r>
      <w:r w:rsidR="00622E48">
        <w:rPr>
          <w:rFonts w:ascii="Arial" w:eastAsiaTheme="minorEastAsia" w:hAnsi="Arial" w:cs="Arial"/>
          <w:b/>
          <w:bCs/>
          <w:sz w:val="22"/>
          <w:szCs w:val="22"/>
        </w:rPr>
        <w:t xml:space="preserve">. </w:t>
      </w:r>
      <w:r w:rsidR="00622E48">
        <w:rPr>
          <w:rFonts w:ascii="Arial" w:eastAsiaTheme="minorEastAsia" w:hAnsi="Arial" w:cs="Arial"/>
          <w:sz w:val="22"/>
          <w:szCs w:val="22"/>
        </w:rPr>
        <w:t xml:space="preserve">The mean number of cells per cluster was used as a proxy for the effect of cell division rates and link breaking rate on cluster size distribution. </w:t>
      </w:r>
      <w:r w:rsidR="00E50FF6">
        <w:rPr>
          <w:rFonts w:ascii="Arial" w:eastAsiaTheme="minorEastAsia" w:hAnsi="Arial" w:cs="Arial"/>
          <w:sz w:val="22"/>
          <w:szCs w:val="22"/>
        </w:rPr>
        <w:t>Consistent with the proposed model, the cell division rate clearly sets a threshold for the link breaking rate to alter the size of the clusters</w:t>
      </w:r>
      <w:r w:rsidR="00876610">
        <w:rPr>
          <w:rFonts w:ascii="Arial" w:eastAsiaTheme="minorEastAsia" w:hAnsi="Arial" w:cs="Arial"/>
          <w:sz w:val="22"/>
          <w:szCs w:val="22"/>
        </w:rPr>
        <w:t xml:space="preserve"> (</w:t>
      </w:r>
      <w:r w:rsidR="00876610" w:rsidRPr="00876610">
        <w:rPr>
          <w:rFonts w:ascii="Arial" w:eastAsiaTheme="minorEastAsia" w:hAnsi="Arial" w:cs="Arial"/>
          <w:b/>
          <w:bCs/>
          <w:sz w:val="22"/>
          <w:szCs w:val="22"/>
        </w:rPr>
        <w:t>Figure 5D</w:t>
      </w:r>
      <w:r w:rsidR="00876610">
        <w:rPr>
          <w:rFonts w:ascii="Arial" w:eastAsiaTheme="minorEastAsia" w:hAnsi="Arial" w:cs="Arial"/>
          <w:b/>
          <w:bCs/>
          <w:sz w:val="22"/>
          <w:szCs w:val="22"/>
        </w:rPr>
        <w:t xml:space="preserve"> and 5E</w:t>
      </w:r>
      <w:r w:rsidR="00876610">
        <w:rPr>
          <w:rFonts w:ascii="Arial" w:eastAsiaTheme="minorEastAsia" w:hAnsi="Arial" w:cs="Arial"/>
          <w:sz w:val="22"/>
          <w:szCs w:val="22"/>
        </w:rPr>
        <w:t>)</w:t>
      </w:r>
      <w:r w:rsidR="00E50FF6">
        <w:rPr>
          <w:rFonts w:ascii="Arial" w:eastAsiaTheme="minorEastAsia" w:hAnsi="Arial" w:cs="Arial"/>
          <w:sz w:val="22"/>
          <w:szCs w:val="22"/>
        </w:rPr>
        <w:t xml:space="preserve">. </w:t>
      </w:r>
      <w:r w:rsidR="00876610">
        <w:rPr>
          <w:rFonts w:ascii="Arial" w:eastAsiaTheme="minorEastAsia" w:hAnsi="Arial" w:cs="Arial"/>
          <w:sz w:val="22"/>
          <w:szCs w:val="22"/>
        </w:rPr>
        <w:t xml:space="preserve">At higher cell division rates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0.22 hr</w:t>
      </w:r>
      <w:r w:rsidR="00876610">
        <w:rPr>
          <w:rFonts w:ascii="Arial" w:eastAsiaTheme="minorEastAsia" w:hAnsi="Arial" w:cs="Arial"/>
          <w:sz w:val="22"/>
          <w:szCs w:val="22"/>
          <w:vertAlign w:val="superscript"/>
        </w:rPr>
        <w:t>-1</w:t>
      </w:r>
      <w:r w:rsidR="00876610">
        <w:rPr>
          <w:rFonts w:ascii="Arial" w:eastAsiaTheme="minorEastAsia" w:hAnsi="Arial" w:cs="Arial"/>
          <w:sz w:val="22"/>
          <w:szCs w:val="22"/>
        </w:rPr>
        <w:t xml:space="preserve">, lower concentrations of ß-estradiol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 nM (corresponding to high </w:t>
      </w:r>
      <m:oMath>
        <m:r>
          <w:rPr>
            <w:rFonts w:ascii="Cambria Math" w:hAnsi="Cambria Math" w:cs="Arial"/>
            <w:noProof/>
            <w:sz w:val="22"/>
            <w:szCs w:val="22"/>
          </w:rPr>
          <m:t>δ</m:t>
        </m:r>
      </m:oMath>
      <w:r w:rsidR="00876610">
        <w:rPr>
          <w:rFonts w:ascii="Arial" w:eastAsiaTheme="minorEastAsia" w:hAnsi="Arial" w:cs="Arial"/>
          <w:sz w:val="22"/>
          <w:szCs w:val="22"/>
        </w:rPr>
        <w:t xml:space="preserve">) lead to increased cluster size than high concentrations (corresponding to lower </w:t>
      </w:r>
      <m:oMath>
        <m:r>
          <w:rPr>
            <w:rFonts w:ascii="Cambria Math" w:hAnsi="Cambria Math" w:cs="Arial"/>
            <w:noProof/>
            <w:sz w:val="22"/>
            <w:szCs w:val="22"/>
          </w:rPr>
          <m:t>δ</m:t>
        </m:r>
      </m:oMath>
      <w:r w:rsidR="00876610">
        <w:rPr>
          <w:rFonts w:ascii="Arial" w:eastAsiaTheme="minorEastAsia" w:hAnsi="Arial" w:cs="Arial"/>
          <w:sz w:val="22"/>
          <w:szCs w:val="22"/>
        </w:rPr>
        <w:t xml:space="preserve">). This effect is diminished at lower growth rates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0.12 hr</w:t>
      </w:r>
      <w:r w:rsidR="00876610">
        <w:rPr>
          <w:rFonts w:ascii="Arial" w:eastAsiaTheme="minorEastAsia" w:hAnsi="Arial" w:cs="Arial"/>
          <w:sz w:val="22"/>
          <w:szCs w:val="22"/>
          <w:vertAlign w:val="superscript"/>
        </w:rPr>
        <w:t>-1</w:t>
      </w:r>
      <w:r w:rsidR="00876610">
        <w:rPr>
          <w:rFonts w:ascii="Arial" w:eastAsiaTheme="minorEastAsia" w:hAnsi="Arial" w:cs="Arial"/>
          <w:sz w:val="22"/>
          <w:szCs w:val="22"/>
        </w:rPr>
        <w:t xml:space="preserve"> (lower threshold) consistent with the rheostat-like model.</w:t>
      </w:r>
      <w:r w:rsidR="00622E48">
        <w:rPr>
          <w:rFonts w:ascii="Arial" w:eastAsiaTheme="minorEastAsia" w:hAnsi="Arial" w:cs="Arial"/>
          <w:sz w:val="22"/>
          <w:szCs w:val="22"/>
        </w:rPr>
        <w:t xml:space="preserve"> The rheostat model links all the three parameters in the dynamic network model in an empirical form</w:t>
      </w:r>
      <w:r w:rsidR="00612141">
        <w:rPr>
          <w:rFonts w:ascii="Arial" w:eastAsiaTheme="minorEastAsia" w:hAnsi="Arial" w:cs="Arial"/>
          <w:sz w:val="22"/>
          <w:szCs w:val="22"/>
        </w:rPr>
        <w:t xml:space="preserve">. It also highlights the fundamental principles that allow a physically connected network of cells to reach a given size distribution and how the underlying parameters interact. </w:t>
      </w:r>
      <w:r w:rsidR="00FB6131">
        <w:rPr>
          <w:rFonts w:ascii="Arial" w:eastAsiaTheme="minorEastAsia" w:hAnsi="Arial" w:cs="Arial"/>
          <w:sz w:val="22"/>
          <w:szCs w:val="22"/>
        </w:rPr>
        <w:t>We used the dynamic network based on steric and age-dependent (SA) model to explore the behavior of multicellular clusters in which cells switch from one phenotypic state to another and ask how they maintain compositional homeostasis</w:t>
      </w:r>
      <w:r w:rsidR="00B64E15">
        <w:rPr>
          <w:rFonts w:ascii="Arial" w:eastAsiaTheme="minorEastAsia" w:hAnsi="Arial" w:cs="Arial"/>
          <w:sz w:val="22"/>
          <w:szCs w:val="22"/>
        </w:rPr>
        <w:t xml:space="preserve"> during growth-fragmentation cycles</w:t>
      </w:r>
      <w:r w:rsidR="00FB6131">
        <w:rPr>
          <w:rFonts w:ascii="Arial" w:eastAsiaTheme="minorEastAsia" w:hAnsi="Arial" w:cs="Arial"/>
          <w:sz w:val="22"/>
          <w:szCs w:val="22"/>
        </w:rPr>
        <w:t xml:space="preserve">.  </w:t>
      </w:r>
    </w:p>
    <w:p w14:paraId="2B35D2A8" w14:textId="4ADF2EDA" w:rsidR="00521957" w:rsidRDefault="00521957" w:rsidP="00F064E4">
      <w:pPr>
        <w:jc w:val="both"/>
        <w:rPr>
          <w:rFonts w:ascii="Arial" w:eastAsiaTheme="minorEastAsia" w:hAnsi="Arial" w:cs="Arial"/>
          <w:sz w:val="22"/>
          <w:szCs w:val="22"/>
        </w:rPr>
      </w:pPr>
    </w:p>
    <w:p w14:paraId="062ECBFA" w14:textId="6DA6A2F6" w:rsidR="00521957" w:rsidRPr="00887CB4" w:rsidRDefault="00887CB4" w:rsidP="00F064E4">
      <w:pPr>
        <w:jc w:val="both"/>
        <w:rPr>
          <w:rFonts w:ascii="Arial" w:eastAsiaTheme="minorEastAsia" w:hAnsi="Arial" w:cs="Arial"/>
          <w:b/>
          <w:bCs/>
          <w:sz w:val="22"/>
          <w:szCs w:val="22"/>
        </w:rPr>
      </w:pPr>
      <w:r w:rsidRPr="00887CB4">
        <w:rPr>
          <w:rFonts w:ascii="Arial" w:eastAsiaTheme="minorEastAsia" w:hAnsi="Arial" w:cs="Arial"/>
          <w:b/>
          <w:bCs/>
          <w:sz w:val="22"/>
          <w:szCs w:val="22"/>
        </w:rPr>
        <w:t xml:space="preserve">Higher kissing number </w:t>
      </w:r>
      <w:r w:rsidR="00B64E15">
        <w:rPr>
          <w:rFonts w:ascii="Arial" w:eastAsiaTheme="minorEastAsia" w:hAnsi="Arial" w:cs="Arial"/>
          <w:b/>
          <w:bCs/>
          <w:sz w:val="22"/>
          <w:szCs w:val="22"/>
        </w:rPr>
        <w:t>minimizes</w:t>
      </w:r>
      <w:r w:rsidRPr="00887CB4">
        <w:rPr>
          <w:rFonts w:ascii="Arial" w:eastAsiaTheme="minorEastAsia" w:hAnsi="Arial" w:cs="Arial"/>
          <w:b/>
          <w:bCs/>
          <w:sz w:val="22"/>
          <w:szCs w:val="22"/>
        </w:rPr>
        <w:t xml:space="preserve"> compositional heterogeneity in differentiating multicellular clusters</w:t>
      </w:r>
    </w:p>
    <w:p w14:paraId="139FD2FA" w14:textId="77777777" w:rsidR="00887CB4" w:rsidRDefault="00887CB4" w:rsidP="00F064E4">
      <w:pPr>
        <w:jc w:val="both"/>
        <w:rPr>
          <w:rFonts w:ascii="Arial" w:eastAsiaTheme="minorEastAsia" w:hAnsi="Arial" w:cs="Arial"/>
          <w:sz w:val="22"/>
          <w:szCs w:val="22"/>
        </w:rPr>
      </w:pPr>
    </w:p>
    <w:p w14:paraId="5DDBCDFD" w14:textId="50D59FA0" w:rsidR="00F17E22" w:rsidDel="00230905" w:rsidRDefault="00600331" w:rsidP="00F064E4">
      <w:pPr>
        <w:jc w:val="both"/>
        <w:rPr>
          <w:del w:id="1000" w:author="Piyush Nanda" w:date="2023-01-04T15:48:00Z"/>
          <w:rFonts w:ascii="Arial" w:hAnsi="Arial" w:cs="Arial"/>
          <w:b/>
          <w:bCs/>
          <w:sz w:val="22"/>
          <w:szCs w:val="22"/>
        </w:rPr>
        <w:pPrChange w:id="1001" w:author="Piyush Nanda" w:date="2023-01-25T14:26:00Z">
          <w:pPr>
            <w:jc w:val="both"/>
          </w:pPr>
        </w:pPrChange>
      </w:pPr>
      <w:del w:id="1002" w:author="Piyush Nanda" w:date="2023-01-01T12:44:00Z">
        <w:r w:rsidRPr="00F17E22" w:rsidDel="00081A12">
          <w:rPr>
            <w:rFonts w:ascii="Arial" w:hAnsi="Arial" w:cs="Arial"/>
            <w:b/>
            <w:bCs/>
            <w:noProof/>
            <w:sz w:val="22"/>
            <w:szCs w:val="22"/>
          </w:rPr>
          <w:drawing>
            <wp:anchor distT="0" distB="0" distL="114300" distR="114300" simplePos="0" relativeHeight="251661312" behindDoc="0" locked="0" layoutInCell="1" allowOverlap="1" wp14:anchorId="3C9B5095" wp14:editId="337BCF2B">
              <wp:simplePos x="0" y="0"/>
              <wp:positionH relativeFrom="column">
                <wp:posOffset>207645</wp:posOffset>
              </wp:positionH>
              <wp:positionV relativeFrom="paragraph">
                <wp:posOffset>184785</wp:posOffset>
              </wp:positionV>
              <wp:extent cx="6308090" cy="516128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308090" cy="5161280"/>
                      </a:xfrm>
                      <a:prstGeom prst="rect">
                        <a:avLst/>
                      </a:prstGeom>
                    </pic:spPr>
                  </pic:pic>
                </a:graphicData>
              </a:graphic>
              <wp14:sizeRelH relativeFrom="page">
                <wp14:pctWidth>0</wp14:pctWidth>
              </wp14:sizeRelH>
              <wp14:sizeRelV relativeFrom="page">
                <wp14:pctHeight>0</wp14:pctHeight>
              </wp14:sizeRelV>
            </wp:anchor>
          </w:drawing>
        </w:r>
      </w:del>
    </w:p>
    <w:p w14:paraId="3CC5394F" w14:textId="2F65F110" w:rsidR="00F762D9" w:rsidRPr="00F762D9" w:rsidRDefault="00F762D9" w:rsidP="00F064E4">
      <w:pPr>
        <w:jc w:val="both"/>
        <w:rPr>
          <w:rFonts w:ascii="Arial" w:hAnsi="Arial" w:cs="Arial"/>
          <w:sz w:val="22"/>
          <w:szCs w:val="22"/>
        </w:rPr>
      </w:pPr>
      <w:r w:rsidRPr="00F762D9">
        <w:rPr>
          <w:rFonts w:ascii="Arial" w:hAnsi="Arial" w:cs="Arial"/>
          <w:sz w:val="22"/>
          <w:szCs w:val="22"/>
        </w:rPr>
        <w:t xml:space="preserve">When multicellular growth occurs with irreversible differentiation from germline to somatic state, proportionate inheritance of these two cell states is not guaranteed. This leads to the disproportionate distribution of two cell states amongst all multicellular clusters. </w:t>
      </w:r>
      <w:r w:rsidR="00B64E15" w:rsidRPr="00F762D9">
        <w:rPr>
          <w:rFonts w:ascii="Arial" w:hAnsi="Arial" w:cs="Arial"/>
          <w:sz w:val="22"/>
          <w:szCs w:val="22"/>
        </w:rPr>
        <w:t xml:space="preserve">Moreover, clusters </w:t>
      </w:r>
      <w:r w:rsidR="00B64E15">
        <w:rPr>
          <w:rFonts w:ascii="Arial" w:hAnsi="Arial" w:cs="Arial"/>
          <w:sz w:val="22"/>
          <w:szCs w:val="22"/>
        </w:rPr>
        <w:t>ending with</w:t>
      </w:r>
      <w:r w:rsidR="00B64E15" w:rsidRPr="00F762D9">
        <w:rPr>
          <w:rFonts w:ascii="Arial" w:hAnsi="Arial" w:cs="Arial"/>
          <w:sz w:val="22"/>
          <w:szCs w:val="22"/>
        </w:rPr>
        <w:t xml:space="preserve"> only somatic cells cannot reproduce a two-state cluster.</w:t>
      </w:r>
      <w:r w:rsidR="000D4A88">
        <w:rPr>
          <w:rFonts w:ascii="Arial" w:hAnsi="Arial" w:cs="Arial"/>
          <w:sz w:val="22"/>
          <w:szCs w:val="22"/>
        </w:rPr>
        <w:t xml:space="preserve"> </w:t>
      </w:r>
      <w:r w:rsidR="000D4A88">
        <w:rPr>
          <w:rFonts w:ascii="Arial" w:hAnsi="Arial" w:cs="Arial"/>
          <w:sz w:val="22"/>
          <w:szCs w:val="22"/>
        </w:rPr>
        <w:t xml:space="preserve">In environmental setups where division of labor is necessitated, such heterogenous clusters will penalize fitness over time if constantly produced. </w:t>
      </w:r>
      <w:r w:rsidR="00B64E15">
        <w:rPr>
          <w:rFonts w:ascii="Arial" w:hAnsi="Arial" w:cs="Arial"/>
          <w:sz w:val="22"/>
          <w:szCs w:val="22"/>
        </w:rPr>
        <w:t xml:space="preserve"> </w:t>
      </w:r>
      <w:r w:rsidRPr="00F762D9">
        <w:rPr>
          <w:rFonts w:ascii="Arial" w:hAnsi="Arial" w:cs="Arial"/>
          <w:sz w:val="22"/>
          <w:szCs w:val="22"/>
        </w:rPr>
        <w:t>Therefore, mechanisms that minimize</w:t>
      </w:r>
      <w:r w:rsidR="00B64E15">
        <w:rPr>
          <w:rFonts w:ascii="Arial" w:hAnsi="Arial" w:cs="Arial"/>
          <w:sz w:val="22"/>
          <w:szCs w:val="22"/>
        </w:rPr>
        <w:t>s</w:t>
      </w:r>
      <w:r w:rsidRPr="00F762D9">
        <w:rPr>
          <w:rFonts w:ascii="Arial" w:hAnsi="Arial" w:cs="Arial"/>
          <w:sz w:val="22"/>
          <w:szCs w:val="22"/>
        </w:rPr>
        <w:t xml:space="preserve"> the formation of disproportionate or sterile clusters would provide a fitness advantage to the population. Previously, </w:t>
      </w:r>
      <w:r w:rsidR="000D4A88">
        <w:rPr>
          <w:rFonts w:ascii="Arial" w:hAnsi="Arial" w:cs="Arial"/>
          <w:sz w:val="22"/>
          <w:szCs w:val="22"/>
        </w:rPr>
        <w:t>our research group</w:t>
      </w:r>
      <w:r w:rsidRPr="00F762D9">
        <w:rPr>
          <w:rFonts w:ascii="Arial" w:hAnsi="Arial" w:cs="Arial"/>
          <w:sz w:val="22"/>
          <w:szCs w:val="22"/>
        </w:rPr>
        <w:t xml:space="preserve"> reported </w:t>
      </w:r>
      <w:r w:rsidR="000D4A88">
        <w:rPr>
          <w:rFonts w:ascii="Arial" w:hAnsi="Arial" w:cs="Arial"/>
          <w:sz w:val="22"/>
          <w:szCs w:val="22"/>
        </w:rPr>
        <w:t xml:space="preserve">a system </w:t>
      </w:r>
      <w:r w:rsidRPr="00F762D9">
        <w:rPr>
          <w:rFonts w:ascii="Arial" w:hAnsi="Arial" w:cs="Arial"/>
          <w:sz w:val="22"/>
          <w:szCs w:val="22"/>
        </w:rPr>
        <w:t>where the somatic cells express invertase (SUC2) whereas the germline harbors a resistant marker that allows survival on cycloheximide</w:t>
      </w:r>
      <w:customXmlInsRangeStart w:id="1003" w:author="Piyush Nanda" w:date="2023-01-26T10:24:00Z"/>
      <w:sdt>
        <w:sdtPr>
          <w:rPr>
            <w:rFonts w:ascii="Arial" w:hAnsi="Arial" w:cs="Arial"/>
            <w:color w:val="000000"/>
            <w:sz w:val="22"/>
            <w:szCs w:val="22"/>
            <w:vertAlign w:val="superscript"/>
            <w:rPrChange w:id="1004" w:author="Piyush Nanda" w:date="2023-01-26T11:36:00Z">
              <w:rPr>
                <w:rFonts w:ascii="Arial" w:hAnsi="Arial" w:cs="Arial"/>
                <w:sz w:val="22"/>
                <w:szCs w:val="22"/>
              </w:rPr>
            </w:rPrChange>
          </w:rPr>
          <w:tag w:val="MENDELEY_CITATION_v3_eyJjaXRhdGlvbklEIjoiTUVOREVMRVlfQ0lUQVRJT05fNjJiNmExY2MtNjlmNS00NDU0LThhYmQtODU0ZjljZWNmMjg0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427808017"/>
          <w:placeholder>
            <w:docPart w:val="DefaultPlaceholder_-1854013440"/>
          </w:placeholder>
        </w:sdtPr>
        <w:sdtContent>
          <w:customXmlInsRangeEnd w:id="1003"/>
          <w:ins w:id="1005" w:author="Piyush Nanda" w:date="2023-01-26T11:36:00Z">
            <w:r w:rsidR="00C548E9" w:rsidRPr="00C548E9">
              <w:rPr>
                <w:rFonts w:ascii="Arial" w:hAnsi="Arial" w:cs="Arial"/>
                <w:color w:val="000000"/>
                <w:sz w:val="22"/>
                <w:szCs w:val="22"/>
                <w:vertAlign w:val="superscript"/>
              </w:rPr>
              <w:t>8</w:t>
            </w:r>
          </w:ins>
          <w:customXmlInsRangeStart w:id="1006" w:author="Piyush Nanda" w:date="2023-01-26T10:24:00Z"/>
        </w:sdtContent>
      </w:sdt>
      <w:customXmlInsRangeEnd w:id="1006"/>
      <w:r w:rsidRPr="00F762D9">
        <w:rPr>
          <w:rFonts w:ascii="Arial" w:hAnsi="Arial" w:cs="Arial"/>
          <w:sz w:val="22"/>
          <w:szCs w:val="22"/>
        </w:rPr>
        <w:t xml:space="preserve">. Invertase produced from somatic cells breaks down sucrose and allows germline to survive propagating genetic information. Cre-Lox recombination allows excision of a genetic segment that harbors the resistance allele and recombination of a promoter and </w:t>
      </w:r>
      <w:r w:rsidRPr="00F762D9">
        <w:rPr>
          <w:rFonts w:ascii="Arial" w:hAnsi="Arial" w:cs="Arial"/>
          <w:i/>
          <w:iCs/>
          <w:sz w:val="22"/>
          <w:szCs w:val="22"/>
        </w:rPr>
        <w:t>suc2</w:t>
      </w:r>
      <w:r w:rsidRPr="00F762D9">
        <w:rPr>
          <w:rFonts w:ascii="Arial" w:hAnsi="Arial" w:cs="Arial"/>
          <w:sz w:val="22"/>
          <w:szCs w:val="22"/>
        </w:rPr>
        <w:t xml:space="preserve"> gene. Low-level induction of Cre recombinase leads to stochastic and irreversible differentiation of cells</w:t>
      </w:r>
      <w:r w:rsidR="00B64E15">
        <w:rPr>
          <w:rFonts w:ascii="Arial" w:hAnsi="Arial" w:cs="Arial"/>
          <w:sz w:val="22"/>
          <w:szCs w:val="22"/>
        </w:rPr>
        <w:t xml:space="preserve"> from a germline-state to somatic state.</w:t>
      </w:r>
      <w:r w:rsidR="00352B69">
        <w:rPr>
          <w:rFonts w:ascii="Arial" w:hAnsi="Arial" w:cs="Arial"/>
          <w:sz w:val="22"/>
          <w:szCs w:val="22"/>
        </w:rPr>
        <w:t xml:space="preserve"> </w:t>
      </w:r>
      <w:r w:rsidR="00814BB0">
        <w:rPr>
          <w:rFonts w:ascii="Arial" w:hAnsi="Arial" w:cs="Arial"/>
          <w:sz w:val="22"/>
          <w:szCs w:val="22"/>
        </w:rPr>
        <w:t xml:space="preserve">A fluorescent marker (YFP for somatic and RFP for germline) is linked to either state allow quantification of the two cell-types in a cluster. </w:t>
      </w:r>
      <w:r w:rsidR="00352B69">
        <w:rPr>
          <w:rFonts w:ascii="Arial" w:hAnsi="Arial" w:cs="Arial"/>
          <w:sz w:val="22"/>
          <w:szCs w:val="22"/>
        </w:rPr>
        <w:t xml:space="preserve">We define the switching rate from a germline-like state to somatic state as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B64E15">
        <w:rPr>
          <w:rFonts w:ascii="Arial" w:hAnsi="Arial" w:cs="Arial"/>
          <w:sz w:val="22"/>
          <w:szCs w:val="22"/>
        </w:rPr>
        <w:t xml:space="preserve"> </w:t>
      </w:r>
      <w:r w:rsidR="00352B69">
        <w:rPr>
          <w:rFonts w:ascii="Arial" w:hAnsi="Arial" w:cs="Arial"/>
          <w:sz w:val="22"/>
          <w:szCs w:val="22"/>
        </w:rPr>
        <w:t xml:space="preserve">and the relative growth advantage of somatic with respect to germline as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352B69">
        <w:rPr>
          <w:rFonts w:ascii="Arial" w:eastAsiaTheme="minorEastAsia" w:hAnsi="Arial" w:cs="Arial"/>
          <w:sz w:val="22"/>
          <w:szCs w:val="22"/>
        </w:rPr>
        <w:t xml:space="preserve">. The parameter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352B69">
        <w:rPr>
          <w:rFonts w:ascii="Arial" w:hAnsi="Arial" w:cs="Arial"/>
          <w:sz w:val="22"/>
          <w:szCs w:val="22"/>
        </w:rPr>
        <w:t xml:space="preserve"> </w:t>
      </w:r>
      <w:r w:rsidR="00352B69">
        <w:rPr>
          <w:rFonts w:ascii="Arial" w:hAnsi="Arial" w:cs="Arial"/>
          <w:sz w:val="22"/>
          <w:szCs w:val="22"/>
        </w:rPr>
        <w:t xml:space="preserve">can be experimentally modulated by changing the induction of Cre-recombinase by ß-estradiol 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352B69">
        <w:rPr>
          <w:rFonts w:ascii="Arial" w:eastAsiaTheme="minorEastAsia" w:hAnsi="Arial" w:cs="Arial"/>
          <w:sz w:val="22"/>
          <w:szCs w:val="22"/>
        </w:rPr>
        <w:t xml:space="preserve"> can be controlled by changing the cycloheximide concentration. </w:t>
      </w:r>
    </w:p>
    <w:p w14:paraId="75346815" w14:textId="77777777" w:rsidR="00F762D9" w:rsidRPr="00F762D9" w:rsidRDefault="00F762D9" w:rsidP="00F064E4">
      <w:pPr>
        <w:jc w:val="both"/>
        <w:rPr>
          <w:rFonts w:ascii="Arial" w:hAnsi="Arial" w:cs="Arial"/>
          <w:sz w:val="22"/>
          <w:szCs w:val="22"/>
        </w:rPr>
      </w:pPr>
    </w:p>
    <w:p w14:paraId="66541F0E" w14:textId="37B81B8B" w:rsidR="000D4A88" w:rsidRDefault="00F762D9" w:rsidP="00F064E4">
      <w:pPr>
        <w:jc w:val="both"/>
        <w:rPr>
          <w:rFonts w:ascii="Arial" w:hAnsi="Arial" w:cs="Arial"/>
          <w:sz w:val="22"/>
          <w:szCs w:val="22"/>
        </w:rPr>
      </w:pPr>
      <w:r w:rsidRPr="00F762D9">
        <w:rPr>
          <w:rFonts w:ascii="Arial" w:hAnsi="Arial" w:cs="Arial"/>
          <w:sz w:val="22"/>
          <w:szCs w:val="22"/>
        </w:rPr>
        <w:t>In the context of a multicellular cluster, if the differentiation event happens in the same branch that has the highest probability of breaking, a sterile cluster will be formed (</w:t>
      </w:r>
      <w:r w:rsidRPr="00F762D9">
        <w:rPr>
          <w:rFonts w:ascii="Arial" w:hAnsi="Arial" w:cs="Arial"/>
          <w:b/>
          <w:bCs/>
          <w:sz w:val="22"/>
          <w:szCs w:val="22"/>
        </w:rPr>
        <w:t xml:space="preserve">Figure </w:t>
      </w:r>
      <w:r w:rsidR="00FA286B">
        <w:rPr>
          <w:rFonts w:ascii="Arial" w:hAnsi="Arial" w:cs="Arial"/>
          <w:b/>
          <w:bCs/>
          <w:sz w:val="22"/>
          <w:szCs w:val="22"/>
        </w:rPr>
        <w:t>6</w:t>
      </w:r>
      <w:r w:rsidRPr="00F762D9">
        <w:rPr>
          <w:rFonts w:ascii="Arial" w:hAnsi="Arial" w:cs="Arial"/>
          <w:b/>
          <w:bCs/>
          <w:sz w:val="22"/>
          <w:szCs w:val="22"/>
        </w:rPr>
        <w:t>A</w:t>
      </w:r>
      <w:r w:rsidRPr="00F762D9">
        <w:rPr>
          <w:rFonts w:ascii="Arial" w:hAnsi="Arial" w:cs="Arial"/>
          <w:sz w:val="22"/>
          <w:szCs w:val="22"/>
        </w:rPr>
        <w:t>). If the number of cells connected to a given cell</w:t>
      </w:r>
      <w:r w:rsidR="000D4A88">
        <w:rPr>
          <w:rFonts w:ascii="Arial" w:hAnsi="Arial" w:cs="Arial"/>
          <w:sz w:val="22"/>
          <w:szCs w:val="22"/>
        </w:rPr>
        <w:t xml:space="preserve"> </w:t>
      </w:r>
      <w:r w:rsidRPr="00F762D9">
        <w:rPr>
          <w:rFonts w:ascii="Arial" w:hAnsi="Arial" w:cs="Arial"/>
          <w:sz w:val="22"/>
          <w:szCs w:val="22"/>
        </w:rPr>
        <w:t>is low</w:t>
      </w:r>
      <w:r w:rsidR="000D4A88">
        <w:rPr>
          <w:rFonts w:ascii="Arial" w:hAnsi="Arial" w:cs="Arial"/>
          <w:sz w:val="22"/>
          <w:szCs w:val="22"/>
        </w:rPr>
        <w:t xml:space="preserve"> i.e., kissing number (</w:t>
      </w:r>
      <m:oMath>
        <m:r>
          <w:rPr>
            <w:rFonts w:ascii="Cambria Math" w:hAnsi="Cambria Math" w:cs="Arial"/>
            <w:sz w:val="22"/>
            <w:szCs w:val="22"/>
          </w:rPr>
          <m:t>κ</m:t>
        </m:r>
      </m:oMath>
      <w:r w:rsidR="000D4A88">
        <w:rPr>
          <w:rFonts w:ascii="Arial" w:hAnsi="Arial" w:cs="Arial"/>
          <w:sz w:val="22"/>
          <w:szCs w:val="22"/>
        </w:rPr>
        <w:t>) is low</w:t>
      </w:r>
      <w:r w:rsidRPr="00F762D9">
        <w:rPr>
          <w:rFonts w:ascii="Arial" w:hAnsi="Arial" w:cs="Arial"/>
          <w:sz w:val="22"/>
          <w:szCs w:val="22"/>
        </w:rPr>
        <w:t xml:space="preserve">, the probability of the differentiating branch and the branch that will fracture </w:t>
      </w:r>
      <w:r w:rsidR="00B64E15">
        <w:rPr>
          <w:rFonts w:ascii="Arial" w:hAnsi="Arial" w:cs="Arial"/>
          <w:sz w:val="22"/>
          <w:szCs w:val="22"/>
        </w:rPr>
        <w:t>coinciding is</w:t>
      </w:r>
      <w:r w:rsidRPr="00F762D9">
        <w:rPr>
          <w:rFonts w:ascii="Arial" w:hAnsi="Arial" w:cs="Arial"/>
          <w:sz w:val="22"/>
          <w:szCs w:val="22"/>
        </w:rPr>
        <w:t xml:space="preserve"> high</w:t>
      </w:r>
      <w:r w:rsidR="000D4A88">
        <w:rPr>
          <w:rFonts w:ascii="Arial" w:hAnsi="Arial" w:cs="Arial"/>
          <w:sz w:val="22"/>
          <w:szCs w:val="22"/>
        </w:rPr>
        <w:t xml:space="preserve"> assuming these two processed to be independent</w:t>
      </w:r>
      <w:r w:rsidRPr="00F762D9">
        <w:rPr>
          <w:rFonts w:ascii="Arial" w:hAnsi="Arial" w:cs="Arial"/>
          <w:sz w:val="22"/>
          <w:szCs w:val="22"/>
        </w:rPr>
        <w:t xml:space="preserve">. In the case of a high kissing number, the </w:t>
      </w:r>
      <w:r w:rsidR="000D4A88">
        <w:rPr>
          <w:rFonts w:ascii="Arial" w:hAnsi="Arial" w:cs="Arial"/>
          <w:sz w:val="22"/>
          <w:szCs w:val="22"/>
        </w:rPr>
        <w:t xml:space="preserve">corresponding </w:t>
      </w:r>
      <w:r w:rsidRPr="00F762D9">
        <w:rPr>
          <w:rFonts w:ascii="Arial" w:hAnsi="Arial" w:cs="Arial"/>
          <w:sz w:val="22"/>
          <w:szCs w:val="22"/>
        </w:rPr>
        <w:t>probability will be reduced</w:t>
      </w:r>
      <w:r w:rsidR="000D4A88">
        <w:rPr>
          <w:rFonts w:ascii="Arial" w:hAnsi="Arial" w:cs="Arial"/>
          <w:sz w:val="22"/>
          <w:szCs w:val="22"/>
        </w:rPr>
        <w:t xml:space="preserve"> due to lower chances of both events coinciding</w:t>
      </w:r>
      <w:r w:rsidRPr="00F762D9">
        <w:rPr>
          <w:rFonts w:ascii="Arial" w:hAnsi="Arial" w:cs="Arial"/>
          <w:sz w:val="22"/>
          <w:szCs w:val="22"/>
        </w:rPr>
        <w:t xml:space="preserve">. We modified </w:t>
      </w:r>
      <w:r w:rsidR="000D4A88">
        <w:rPr>
          <w:rFonts w:ascii="Arial" w:hAnsi="Arial" w:cs="Arial"/>
          <w:sz w:val="22"/>
          <w:szCs w:val="22"/>
        </w:rPr>
        <w:t xml:space="preserve">the </w:t>
      </w:r>
      <w:proofErr w:type="spellStart"/>
      <w:r w:rsidR="000D4A88">
        <w:rPr>
          <w:rFonts w:ascii="Arial" w:hAnsi="Arial" w:cs="Arial"/>
          <w:sz w:val="22"/>
          <w:szCs w:val="22"/>
        </w:rPr>
        <w:t>MultiCellNet</w:t>
      </w:r>
      <w:proofErr w:type="spellEnd"/>
      <w:r w:rsidR="000D4A88">
        <w:rPr>
          <w:rFonts w:ascii="Arial" w:hAnsi="Arial" w:cs="Arial"/>
          <w:sz w:val="22"/>
          <w:szCs w:val="22"/>
        </w:rPr>
        <w:t xml:space="preserve"> model</w:t>
      </w:r>
      <w:r w:rsidRPr="00F762D9">
        <w:rPr>
          <w:rFonts w:ascii="Arial" w:hAnsi="Arial" w:cs="Arial"/>
          <w:sz w:val="22"/>
          <w:szCs w:val="22"/>
        </w:rPr>
        <w:t xml:space="preserve"> </w:t>
      </w:r>
      <w:r w:rsidR="000D4A88">
        <w:rPr>
          <w:rFonts w:ascii="Arial" w:hAnsi="Arial" w:cs="Arial"/>
          <w:sz w:val="22"/>
          <w:szCs w:val="22"/>
        </w:rPr>
        <w:t>with steric and age-dependent modality of fracture</w:t>
      </w:r>
      <w:r w:rsidRPr="00F762D9">
        <w:rPr>
          <w:rFonts w:ascii="Arial" w:hAnsi="Arial" w:cs="Arial"/>
          <w:sz w:val="22"/>
          <w:szCs w:val="22"/>
        </w:rPr>
        <w:t xml:space="preserve"> to incorporate the dynamics of differentiation. </w:t>
      </w:r>
      <w:r w:rsidR="00352B69">
        <w:rPr>
          <w:rFonts w:ascii="Arial" w:hAnsi="Arial" w:cs="Arial"/>
          <w:sz w:val="22"/>
          <w:szCs w:val="22"/>
        </w:rPr>
        <w:t xml:space="preserve">Briefly, when a new node is added to a growing network, is assigned a phenotypic state (germline or somatic) based on the value of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FA286B">
        <w:rPr>
          <w:rFonts w:ascii="Arial" w:eastAsiaTheme="minorEastAsia" w:hAnsi="Arial" w:cs="Arial"/>
          <w:sz w:val="22"/>
          <w:szCs w:val="22"/>
        </w:rPr>
        <w:t xml:space="preserve">. Moreover, somatic state cannot switch back to germline and therefore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r>
          <w:rPr>
            <w:rFonts w:ascii="Cambria Math" w:eastAsiaTheme="minorEastAsia" w:hAnsi="Cambria Math" w:cs="Arial"/>
            <w:sz w:val="22"/>
            <w:szCs w:val="22"/>
          </w:rPr>
          <m:t>=0</m:t>
        </m:r>
      </m:oMath>
      <w:r w:rsidR="00FA286B">
        <w:rPr>
          <w:rFonts w:ascii="Arial" w:eastAsiaTheme="minorEastAsia" w:hAnsi="Arial" w:cs="Arial"/>
          <w:sz w:val="22"/>
          <w:szCs w:val="22"/>
        </w:rPr>
        <w:t xml:space="preserve">. At a value of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hAnsi="Cambria Math" w:cs="Arial"/>
            <w:sz w:val="22"/>
            <w:szCs w:val="22"/>
          </w:rPr>
          <m:t>=1</m:t>
        </m:r>
      </m:oMath>
      <w:r w:rsidR="00FA286B">
        <w:rPr>
          <w:rFonts w:ascii="Arial" w:eastAsiaTheme="minorEastAsia" w:hAnsi="Arial" w:cs="Arial"/>
          <w:sz w:val="22"/>
          <w:szCs w:val="22"/>
        </w:rPr>
        <w:t xml:space="preserve"> i.e., no relative growth advantage of germline, increasing kissing number only marginally reduces the fraction of clusters that are sterile (</w:t>
      </w:r>
      <w:r w:rsidR="00FA286B" w:rsidRPr="00FA286B">
        <w:rPr>
          <w:rFonts w:ascii="Arial" w:eastAsiaTheme="minorEastAsia" w:hAnsi="Arial" w:cs="Arial"/>
          <w:b/>
          <w:bCs/>
          <w:sz w:val="22"/>
          <w:szCs w:val="22"/>
        </w:rPr>
        <w:t>Figure 6B</w:t>
      </w:r>
      <w:r w:rsidR="00FA286B">
        <w:rPr>
          <w:rFonts w:ascii="Arial" w:eastAsiaTheme="minorEastAsia" w:hAnsi="Arial" w:cs="Arial"/>
          <w:sz w:val="22"/>
          <w:szCs w:val="22"/>
        </w:rPr>
        <w:t xml:space="preserve">). On increasing the relative growth advantage of germline-state, at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hAnsi="Cambria Math" w:cs="Arial"/>
            <w:sz w:val="22"/>
            <w:szCs w:val="22"/>
          </w:rPr>
          <m:t>=1</m:t>
        </m:r>
      </m:oMath>
      <w:r w:rsidR="00FA286B">
        <w:rPr>
          <w:rFonts w:ascii="Arial" w:eastAsiaTheme="minorEastAsia" w:hAnsi="Arial" w:cs="Arial"/>
          <w:sz w:val="22"/>
          <w:szCs w:val="22"/>
        </w:rPr>
        <w:t>, the effect of kissing number on fraction of sterile clusters is more pronounced (</w:t>
      </w:r>
      <w:r w:rsidR="00FA286B" w:rsidRPr="00FA286B">
        <w:rPr>
          <w:rFonts w:ascii="Arial" w:eastAsiaTheme="minorEastAsia" w:hAnsi="Arial" w:cs="Arial"/>
          <w:b/>
          <w:bCs/>
          <w:sz w:val="22"/>
          <w:szCs w:val="22"/>
        </w:rPr>
        <w:t>Figure 6B</w:t>
      </w:r>
      <w:r w:rsidR="00FA286B">
        <w:rPr>
          <w:rFonts w:ascii="Arial" w:eastAsiaTheme="minorEastAsia" w:hAnsi="Arial" w:cs="Arial"/>
          <w:sz w:val="22"/>
          <w:szCs w:val="22"/>
        </w:rPr>
        <w:t xml:space="preserve">). Simulations also predict that increased kissing number also increases the fraction of clusters that have both the cell types (mix). </w:t>
      </w:r>
    </w:p>
    <w:p w14:paraId="2EC01FEA" w14:textId="77777777" w:rsidR="00814BB0" w:rsidRDefault="00814BB0" w:rsidP="00F064E4">
      <w:pPr>
        <w:jc w:val="both"/>
        <w:rPr>
          <w:rFonts w:ascii="Arial" w:hAnsi="Arial" w:cs="Arial"/>
          <w:sz w:val="22"/>
          <w:szCs w:val="22"/>
        </w:rPr>
      </w:pPr>
    </w:p>
    <w:p w14:paraId="4A890703" w14:textId="336A230D" w:rsidR="00B307D1" w:rsidRDefault="00F762D9" w:rsidP="00F064E4">
      <w:pPr>
        <w:jc w:val="both"/>
        <w:rPr>
          <w:rFonts w:ascii="Arial" w:eastAsiaTheme="minorEastAsia" w:hAnsi="Arial" w:cs="Arial"/>
          <w:sz w:val="22"/>
          <w:szCs w:val="22"/>
        </w:rPr>
      </w:pPr>
      <w:r w:rsidRPr="00F762D9">
        <w:rPr>
          <w:rFonts w:ascii="Arial" w:hAnsi="Arial" w:cs="Arial"/>
          <w:sz w:val="22"/>
          <w:szCs w:val="22"/>
        </w:rPr>
        <w:t xml:space="preserve">To test the hypotheses experimentally, we </w:t>
      </w:r>
      <w:r w:rsidR="00814BB0">
        <w:rPr>
          <w:rFonts w:ascii="Arial" w:hAnsi="Arial" w:cs="Arial"/>
          <w:sz w:val="22"/>
          <w:szCs w:val="22"/>
        </w:rPr>
        <w:t>engineered the differentiating clusters by additionally knocking out either BUD2</w:t>
      </w:r>
      <w:customXmlInsRangeStart w:id="1007" w:author="Piyush Nanda" w:date="2023-01-26T10:27:00Z"/>
      <w:sdt>
        <w:sdtPr>
          <w:rPr>
            <w:rFonts w:ascii="Arial" w:hAnsi="Arial" w:cs="Arial"/>
            <w:color w:val="000000"/>
            <w:sz w:val="22"/>
            <w:szCs w:val="22"/>
            <w:vertAlign w:val="superscript"/>
            <w:rPrChange w:id="1008" w:author="Piyush Nanda" w:date="2023-01-26T11:36:00Z">
              <w:rPr>
                <w:rFonts w:ascii="Arial" w:hAnsi="Arial" w:cs="Arial"/>
                <w:sz w:val="22"/>
                <w:szCs w:val="22"/>
              </w:rPr>
            </w:rPrChange>
          </w:rPr>
          <w:tag w:val="MENDELEY_CITATION_v3_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"/>
          <w:id w:val="535784397"/>
          <w:placeholder>
            <w:docPart w:val="DefaultPlaceholder_-1854013440"/>
          </w:placeholder>
        </w:sdtPr>
        <w:sdtContent>
          <w:customXmlInsRangeEnd w:id="1007"/>
          <w:ins w:id="1009" w:author="Piyush Nanda" w:date="2023-01-26T11:36:00Z">
            <w:r w:rsidR="00C548E9" w:rsidRPr="00C548E9">
              <w:rPr>
                <w:rFonts w:ascii="Arial" w:hAnsi="Arial" w:cs="Arial"/>
                <w:color w:val="000000"/>
                <w:sz w:val="22"/>
                <w:szCs w:val="22"/>
                <w:vertAlign w:val="superscript"/>
              </w:rPr>
              <w:t>19</w:t>
            </w:r>
          </w:ins>
          <w:customXmlInsRangeStart w:id="1010" w:author="Piyush Nanda" w:date="2023-01-26T10:27:00Z"/>
        </w:sdtContent>
      </w:sdt>
      <w:customXmlInsRangeEnd w:id="1010"/>
      <w:r w:rsidR="00814BB0">
        <w:rPr>
          <w:rFonts w:ascii="Arial" w:hAnsi="Arial" w:cs="Arial"/>
          <w:sz w:val="22"/>
          <w:szCs w:val="22"/>
        </w:rPr>
        <w:t xml:space="preserve"> (buds at random sites on cell surface) or BUD3</w:t>
      </w:r>
      <w:customXmlInsRangeStart w:id="1011" w:author="Piyush Nanda" w:date="2023-01-26T10:27:00Z"/>
      <w:sdt>
        <w:sdtPr>
          <w:rPr>
            <w:rFonts w:ascii="Arial" w:hAnsi="Arial" w:cs="Arial"/>
            <w:color w:val="000000"/>
            <w:sz w:val="22"/>
            <w:szCs w:val="22"/>
            <w:vertAlign w:val="superscript"/>
            <w:rPrChange w:id="1012" w:author="Piyush Nanda" w:date="2023-01-26T11:36:00Z">
              <w:rPr>
                <w:rFonts w:ascii="Arial" w:hAnsi="Arial" w:cs="Arial"/>
                <w:sz w:val="22"/>
                <w:szCs w:val="22"/>
              </w:rPr>
            </w:rPrChange>
          </w:rPr>
          <w:tag w:val="MENDELEY_CITATION_v3_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"/>
          <w:id w:val="-35352454"/>
          <w:placeholder>
            <w:docPart w:val="DefaultPlaceholder_-1854013440"/>
          </w:placeholder>
        </w:sdtPr>
        <w:sdtContent>
          <w:customXmlInsRangeEnd w:id="1011"/>
          <w:ins w:id="1013" w:author="Piyush Nanda" w:date="2023-01-26T11:36:00Z">
            <w:r w:rsidR="00C548E9" w:rsidRPr="00C548E9">
              <w:rPr>
                <w:rFonts w:ascii="Arial" w:hAnsi="Arial" w:cs="Arial"/>
                <w:color w:val="000000"/>
                <w:sz w:val="22"/>
                <w:szCs w:val="22"/>
                <w:vertAlign w:val="superscript"/>
              </w:rPr>
              <w:t>20</w:t>
            </w:r>
          </w:ins>
          <w:customXmlInsRangeStart w:id="1014" w:author="Piyush Nanda" w:date="2023-01-26T10:27:00Z"/>
        </w:sdtContent>
      </w:sdt>
      <w:customXmlInsRangeEnd w:id="1014"/>
      <w:r w:rsidR="00814BB0">
        <w:rPr>
          <w:rFonts w:ascii="Arial" w:hAnsi="Arial" w:cs="Arial"/>
          <w:sz w:val="22"/>
          <w:szCs w:val="22"/>
        </w:rPr>
        <w:t xml:space="preserve"> (buds at bipolar sites) in a </w:t>
      </w:r>
      <w:r w:rsidR="00814BB0">
        <w:rPr>
          <w:rFonts w:ascii="Arial" w:hAnsi="Arial" w:cs="Arial"/>
          <w:i/>
          <w:iCs/>
          <w:sz w:val="22"/>
          <w:szCs w:val="22"/>
        </w:rPr>
        <w:t xml:space="preserve">cts1∆ </w:t>
      </w:r>
      <w:r w:rsidR="00814BB0">
        <w:rPr>
          <w:rFonts w:ascii="Arial" w:hAnsi="Arial" w:cs="Arial"/>
          <w:sz w:val="22"/>
          <w:szCs w:val="22"/>
        </w:rPr>
        <w:t>background. These clusters have increased kissing number reflected in the maximum attainable size in the cluster</w:t>
      </w:r>
      <w:r w:rsidR="000F4D13">
        <w:rPr>
          <w:rFonts w:ascii="Arial" w:hAnsi="Arial" w:cs="Arial"/>
          <w:sz w:val="22"/>
          <w:szCs w:val="22"/>
        </w:rPr>
        <w:t xml:space="preserve"> due to </w:t>
      </w:r>
      <w:r w:rsidR="000F4D13">
        <w:rPr>
          <w:rFonts w:ascii="Arial" w:hAnsi="Arial" w:cs="Arial"/>
          <w:sz w:val="22"/>
          <w:szCs w:val="22"/>
        </w:rPr>
        <w:lastRenderedPageBreak/>
        <w:t>switch from axial budding to bipolar or random budding</w:t>
      </w:r>
      <w:r w:rsidR="00814BB0">
        <w:rPr>
          <w:rFonts w:ascii="Arial" w:hAnsi="Arial" w:cs="Arial"/>
          <w:sz w:val="22"/>
          <w:szCs w:val="22"/>
        </w:rPr>
        <w:t xml:space="preserve">. The fraction of clusters that have exclusively germline or somatic or a mixture of both can be identified by flow cytometry based on total RFP or YFP </w:t>
      </w:r>
      <w:r w:rsidR="000F4D13">
        <w:rPr>
          <w:rFonts w:ascii="Arial" w:hAnsi="Arial" w:cs="Arial"/>
          <w:sz w:val="22"/>
          <w:szCs w:val="22"/>
        </w:rPr>
        <w:t>signal</w:t>
      </w:r>
      <w:r w:rsidR="00814BB0">
        <w:rPr>
          <w:rFonts w:ascii="Arial" w:hAnsi="Arial" w:cs="Arial"/>
          <w:sz w:val="22"/>
          <w:szCs w:val="22"/>
        </w:rPr>
        <w:t xml:space="preserve"> emitted for each cluster. We </w:t>
      </w:r>
      <w:r w:rsidRPr="00F762D9">
        <w:rPr>
          <w:rFonts w:ascii="Arial" w:hAnsi="Arial" w:cs="Arial"/>
          <w:sz w:val="22"/>
          <w:szCs w:val="22"/>
        </w:rPr>
        <w:t xml:space="preserve">measured the fraction of each cluster type, i.e., germline, somatic, and mix for increasing concentrations of cycloheximide for both </w:t>
      </w:r>
      <w:r w:rsidRPr="00814BB0">
        <w:rPr>
          <w:rFonts w:ascii="Arial" w:hAnsi="Arial" w:cs="Arial"/>
          <w:i/>
          <w:iCs/>
          <w:sz w:val="22"/>
          <w:szCs w:val="22"/>
        </w:rPr>
        <w:t>cts1∆</w:t>
      </w:r>
      <w:r w:rsidR="00814BB0">
        <w:rPr>
          <w:rFonts w:ascii="Arial" w:hAnsi="Arial" w:cs="Arial"/>
          <w:sz w:val="22"/>
          <w:szCs w:val="22"/>
        </w:rPr>
        <w:t xml:space="preserve">, </w:t>
      </w:r>
      <w:r w:rsidR="00814BB0">
        <w:rPr>
          <w:rFonts w:ascii="Arial" w:hAnsi="Arial" w:cs="Arial"/>
          <w:i/>
          <w:iCs/>
          <w:sz w:val="22"/>
          <w:szCs w:val="22"/>
        </w:rPr>
        <w:t xml:space="preserve">bud2∆ cts1∆ and bud3∆ cts1∆ </w:t>
      </w:r>
      <w:r w:rsidR="00814BB0" w:rsidRPr="00814BB0">
        <w:rPr>
          <w:rFonts w:ascii="Arial" w:hAnsi="Arial" w:cs="Arial"/>
          <w:sz w:val="22"/>
          <w:szCs w:val="22"/>
        </w:rPr>
        <w:t>clusters</w:t>
      </w:r>
      <w:r w:rsidRPr="00F762D9">
        <w:rPr>
          <w:rFonts w:ascii="Arial" w:hAnsi="Arial" w:cs="Arial"/>
          <w:sz w:val="22"/>
          <w:szCs w:val="22"/>
        </w:rPr>
        <w:t xml:space="preserve">. Here, glucose was used as the sole carbon source to eliminate the influence of </w:t>
      </w:r>
      <w:r w:rsidR="00814BB0">
        <w:rPr>
          <w:rFonts w:ascii="Arial" w:hAnsi="Arial" w:cs="Arial"/>
          <w:sz w:val="22"/>
          <w:szCs w:val="22"/>
        </w:rPr>
        <w:t>sucrose in distorting the distribution due to selection effects</w:t>
      </w:r>
      <w:customXmlInsRangeStart w:id="1015" w:author="Piyush Nanda" w:date="2023-01-26T10:27:00Z"/>
      <w:sdt>
        <w:sdtPr>
          <w:rPr>
            <w:rFonts w:ascii="Arial" w:hAnsi="Arial" w:cs="Arial"/>
            <w:color w:val="000000"/>
            <w:sz w:val="22"/>
            <w:szCs w:val="22"/>
            <w:vertAlign w:val="superscript"/>
            <w:rPrChange w:id="1016" w:author="Piyush Nanda" w:date="2023-01-26T11:36:00Z">
              <w:rPr>
                <w:rFonts w:ascii="Arial" w:hAnsi="Arial" w:cs="Arial"/>
                <w:sz w:val="22"/>
                <w:szCs w:val="22"/>
              </w:rPr>
            </w:rPrChange>
          </w:rPr>
          <w:tag w:val="MENDELEY_CITATION_v3_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"/>
          <w:id w:val="660043797"/>
          <w:placeholder>
            <w:docPart w:val="DefaultPlaceholder_-1854013440"/>
          </w:placeholder>
        </w:sdtPr>
        <w:sdtContent>
          <w:customXmlInsRangeEnd w:id="1015"/>
          <w:ins w:id="1017" w:author="Piyush Nanda" w:date="2023-01-26T11:36:00Z">
            <w:r w:rsidR="00C548E9" w:rsidRPr="00C548E9">
              <w:rPr>
                <w:rFonts w:ascii="Arial" w:hAnsi="Arial" w:cs="Arial"/>
                <w:color w:val="000000"/>
                <w:sz w:val="22"/>
                <w:szCs w:val="22"/>
                <w:vertAlign w:val="superscript"/>
              </w:rPr>
              <w:t>7</w:t>
            </w:r>
          </w:ins>
          <w:customXmlInsRangeStart w:id="1018" w:author="Piyush Nanda" w:date="2023-01-26T10:27:00Z"/>
        </w:sdtContent>
      </w:sdt>
      <w:customXmlInsRangeEnd w:id="1018"/>
      <w:r w:rsidR="00814BB0">
        <w:rPr>
          <w:rFonts w:ascii="Arial" w:hAnsi="Arial" w:cs="Arial"/>
          <w:sz w:val="22"/>
          <w:szCs w:val="22"/>
        </w:rPr>
        <w:t>.</w:t>
      </w:r>
      <w:r w:rsidR="00363B7D">
        <w:rPr>
          <w:rFonts w:ascii="Arial" w:hAnsi="Arial" w:cs="Arial"/>
          <w:sz w:val="22"/>
          <w:szCs w:val="22"/>
        </w:rPr>
        <w:t xml:space="preserve"> Increasing the kissing number, clearly reduces the fraction of sterile clusters, when compared between </w:t>
      </w:r>
      <w:r w:rsidR="00363B7D">
        <w:rPr>
          <w:rFonts w:ascii="Arial" w:hAnsi="Arial" w:cs="Arial"/>
          <w:i/>
          <w:iCs/>
          <w:sz w:val="22"/>
          <w:szCs w:val="22"/>
        </w:rPr>
        <w:t>cts1∆</w:t>
      </w:r>
      <w:r w:rsidR="00363B7D">
        <w:rPr>
          <w:rFonts w:ascii="Arial" w:hAnsi="Arial" w:cs="Arial"/>
          <w:sz w:val="22"/>
          <w:szCs w:val="22"/>
        </w:rPr>
        <w:t xml:space="preserve"> and </w:t>
      </w:r>
      <w:r w:rsidR="00363B7D">
        <w:rPr>
          <w:rFonts w:ascii="Arial" w:hAnsi="Arial" w:cs="Arial"/>
          <w:i/>
          <w:iCs/>
          <w:sz w:val="22"/>
          <w:szCs w:val="22"/>
        </w:rPr>
        <w:t xml:space="preserve">bud2∆ cts1∆ </w:t>
      </w:r>
      <w:r w:rsidR="00363B7D">
        <w:rPr>
          <w:rFonts w:ascii="Arial" w:hAnsi="Arial" w:cs="Arial"/>
          <w:sz w:val="22"/>
          <w:szCs w:val="22"/>
        </w:rPr>
        <w:t>clusters with equal relative growth advantage (</w:t>
      </w:r>
      <w:r w:rsidR="00363B7D" w:rsidRPr="00363B7D">
        <w:rPr>
          <w:rFonts w:ascii="Arial" w:hAnsi="Arial" w:cs="Arial"/>
          <w:b/>
          <w:bCs/>
          <w:sz w:val="22"/>
          <w:szCs w:val="22"/>
        </w:rPr>
        <w:t>Figure 6C</w:t>
      </w:r>
      <w:r w:rsidR="00363B7D">
        <w:rPr>
          <w:rFonts w:ascii="Arial" w:hAnsi="Arial" w:cs="Arial"/>
          <w:sz w:val="22"/>
          <w:szCs w:val="22"/>
        </w:rPr>
        <w:t>).</w:t>
      </w:r>
      <w:r w:rsidR="000F4D13">
        <w:rPr>
          <w:rFonts w:ascii="Arial" w:hAnsi="Arial" w:cs="Arial"/>
          <w:sz w:val="22"/>
          <w:szCs w:val="22"/>
        </w:rPr>
        <w:t xml:space="preserve"> It also leads to a marginal but significant increase in fraction of clusters that are mixed. The alteration of sterile and mixed fraction for all the conditions noted is clearly visible with light microscopy (</w:t>
      </w:r>
      <w:r w:rsidR="000F4D13" w:rsidRPr="000F4D13">
        <w:rPr>
          <w:rFonts w:ascii="Arial" w:hAnsi="Arial" w:cs="Arial"/>
          <w:b/>
          <w:bCs/>
          <w:sz w:val="22"/>
          <w:szCs w:val="22"/>
        </w:rPr>
        <w:t>Figure 6D</w:t>
      </w:r>
      <w:r w:rsidR="000F4D13">
        <w:rPr>
          <w:rFonts w:ascii="Arial" w:hAnsi="Arial" w:cs="Arial"/>
          <w:sz w:val="22"/>
          <w:szCs w:val="22"/>
        </w:rPr>
        <w:t xml:space="preserve">).  One potential disagreement between the model simulations and the experimental results is reflected in the fraction of clusters that are exclusively germline. While the model predicts that at steady state that this fraction reduces at high kissing numbers, </w:t>
      </w:r>
      <w:r w:rsidR="003B1D45">
        <w:rPr>
          <w:rFonts w:ascii="Arial" w:hAnsi="Arial" w:cs="Arial"/>
          <w:sz w:val="22"/>
          <w:szCs w:val="22"/>
        </w:rPr>
        <w:t xml:space="preserve">experiment suggest that there is an increase. This either might be an unprecedented effect on either the drugs used or the genetic background. Moreover, the perturbations might be altering the absolute cell division rates or germline or somatic state even while maintaining a constant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eastAsiaTheme="minorEastAsia" w:hAnsi="Cambria Math" w:cs="Arial"/>
            <w:sz w:val="22"/>
            <w:szCs w:val="22"/>
          </w:rPr>
          <m:t xml:space="preserve">. </m:t>
        </m:r>
      </m:oMath>
    </w:p>
    <w:p w14:paraId="4FFAA38C" w14:textId="77777777" w:rsidR="00B307D1" w:rsidRDefault="00B307D1" w:rsidP="00F064E4">
      <w:pPr>
        <w:jc w:val="both"/>
        <w:rPr>
          <w:rFonts w:ascii="Arial" w:eastAsiaTheme="minorEastAsia" w:hAnsi="Arial" w:cs="Arial"/>
          <w:sz w:val="22"/>
          <w:szCs w:val="22"/>
        </w:rPr>
      </w:pPr>
    </w:p>
    <w:p w14:paraId="143D15E2" w14:textId="77777777" w:rsidR="000F0279" w:rsidRDefault="006814F5" w:rsidP="00F064E4">
      <w:pPr>
        <w:jc w:val="both"/>
        <w:rPr>
          <w:rFonts w:ascii="Arial" w:eastAsiaTheme="minorEastAsia" w:hAnsi="Arial" w:cs="Arial"/>
          <w:sz w:val="22"/>
          <w:szCs w:val="22"/>
        </w:rPr>
      </w:pPr>
      <w:r>
        <w:rPr>
          <w:rFonts w:ascii="Arial" w:eastAsiaTheme="minorEastAsia" w:hAnsi="Arial" w:cs="Arial"/>
          <w:sz w:val="22"/>
          <w:szCs w:val="22"/>
        </w:rPr>
        <w:t>Furthermore, we were interested in testing how do the model parameters influence the ratio of both cell types in individual clusters, the variability in this ratio across clusters in the population and whether it can be modulated in a predictable manner</w:t>
      </w:r>
      <w:r w:rsidR="00B307D1">
        <w:rPr>
          <w:rFonts w:ascii="Arial" w:eastAsiaTheme="minorEastAsia" w:hAnsi="Arial" w:cs="Arial"/>
          <w:sz w:val="22"/>
          <w:szCs w:val="22"/>
        </w:rPr>
        <w:t xml:space="preserve"> (</w:t>
      </w:r>
      <w:r w:rsidR="00B307D1" w:rsidRPr="00B307D1">
        <w:rPr>
          <w:rFonts w:ascii="Arial" w:eastAsiaTheme="minorEastAsia" w:hAnsi="Arial" w:cs="Arial"/>
          <w:b/>
          <w:bCs/>
          <w:sz w:val="22"/>
          <w:szCs w:val="22"/>
        </w:rPr>
        <w:t>Figure 7A</w:t>
      </w:r>
      <w:r w:rsidR="00B307D1">
        <w:rPr>
          <w:rFonts w:ascii="Arial" w:eastAsiaTheme="minorEastAsia" w:hAnsi="Arial" w:cs="Arial"/>
          <w:sz w:val="22"/>
          <w:szCs w:val="22"/>
        </w:rPr>
        <w:t>)</w:t>
      </w:r>
      <w:r>
        <w:rPr>
          <w:rFonts w:ascii="Arial" w:eastAsiaTheme="minorEastAsia" w:hAnsi="Arial" w:cs="Arial"/>
          <w:sz w:val="22"/>
          <w:szCs w:val="22"/>
        </w:rPr>
        <w:t>.</w:t>
      </w:r>
      <w:r w:rsidR="00B307D1">
        <w:rPr>
          <w:rFonts w:ascii="Arial" w:eastAsiaTheme="minorEastAsia" w:hAnsi="Arial" w:cs="Arial"/>
          <w:sz w:val="22"/>
          <w:szCs w:val="22"/>
        </w:rPr>
        <w:t xml:space="preserve"> </w:t>
      </w:r>
      <w:r w:rsidR="0045330D">
        <w:rPr>
          <w:rFonts w:ascii="Arial" w:eastAsiaTheme="minorEastAsia" w:hAnsi="Arial" w:cs="Arial"/>
          <w:sz w:val="22"/>
          <w:szCs w:val="22"/>
        </w:rPr>
        <w:t xml:space="preserve">In settings where metabolic division of labor or cross-feeding is prevalent, ratio of two cell-types in a cluster becomes particularly relevant. </w:t>
      </w:r>
      <w:r w:rsidR="000F0279">
        <w:rPr>
          <w:rFonts w:ascii="Arial" w:eastAsiaTheme="minorEastAsia" w:hAnsi="Arial" w:cs="Arial"/>
          <w:sz w:val="22"/>
          <w:szCs w:val="22"/>
        </w:rPr>
        <w:t>A</w:t>
      </w:r>
      <w:r w:rsidR="0045330D">
        <w:rPr>
          <w:rFonts w:ascii="Arial" w:eastAsiaTheme="minorEastAsia" w:hAnsi="Arial" w:cs="Arial"/>
          <w:sz w:val="22"/>
          <w:szCs w:val="22"/>
        </w:rPr>
        <w:t>n imbalanced ratio would underfeed one of the two cell-types</w:t>
      </w:r>
      <w:r w:rsidR="000F0279">
        <w:rPr>
          <w:rFonts w:ascii="Arial" w:eastAsiaTheme="minorEastAsia" w:hAnsi="Arial" w:cs="Arial"/>
          <w:sz w:val="22"/>
          <w:szCs w:val="22"/>
        </w:rPr>
        <w:t xml:space="preserve"> and would compromise the fitness of the whole system.  </w:t>
      </w:r>
    </w:p>
    <w:p w14:paraId="0C82E402" w14:textId="77777777" w:rsidR="000F0279" w:rsidRDefault="000F0279" w:rsidP="00F064E4">
      <w:pPr>
        <w:jc w:val="both"/>
        <w:rPr>
          <w:rFonts w:ascii="Arial" w:eastAsiaTheme="minorEastAsia" w:hAnsi="Arial" w:cs="Arial"/>
          <w:sz w:val="22"/>
          <w:szCs w:val="22"/>
        </w:rPr>
      </w:pPr>
    </w:p>
    <w:p w14:paraId="3D4188EF" w14:textId="20DC4A50" w:rsidR="00CD2374" w:rsidRDefault="00043DCA" w:rsidP="00F064E4">
      <w:pPr>
        <w:jc w:val="both"/>
        <w:rPr>
          <w:rFonts w:ascii="Arial" w:hAnsi="Arial" w:cs="Arial"/>
          <w:sz w:val="22"/>
          <w:szCs w:val="22"/>
        </w:rPr>
      </w:pPr>
      <w:r>
        <w:rPr>
          <w:rFonts w:ascii="Arial" w:eastAsiaTheme="minorEastAsia" w:hAnsi="Arial" w:cs="Arial"/>
          <w:sz w:val="22"/>
          <w:szCs w:val="22"/>
        </w:rPr>
        <w:t>We modified the pipeline used to measure number of cells per cluster (</w:t>
      </w:r>
      <w:r w:rsidRPr="00043DCA">
        <w:rPr>
          <w:rFonts w:ascii="Arial" w:eastAsiaTheme="minorEastAsia" w:hAnsi="Arial" w:cs="Arial"/>
          <w:b/>
          <w:bCs/>
          <w:sz w:val="22"/>
          <w:szCs w:val="22"/>
        </w:rPr>
        <w:t>Figure 2</w:t>
      </w:r>
      <w:r>
        <w:rPr>
          <w:rFonts w:ascii="Arial" w:eastAsiaTheme="minorEastAsia" w:hAnsi="Arial" w:cs="Arial"/>
          <w:sz w:val="22"/>
          <w:szCs w:val="22"/>
        </w:rPr>
        <w:t xml:space="preserve">) to enable estimating the number of cells in a cluster that belong to a specific cell-type i.e., germline or somatic. This allowed us to measure the fraction of a given-cell type in individual clusters based on YFP or RFP signal across hundreds of clusters in a population and for several different perturbations. First, we tested how parameters specific to differentiating clusters </w:t>
      </w:r>
      <w:r w:rsidR="00B307D1">
        <w:rPr>
          <w:rFonts w:ascii="Arial" w:eastAsiaTheme="minorEastAsia" w:hAnsi="Arial" w:cs="Arial"/>
          <w:sz w:val="22"/>
          <w:szCs w:val="22"/>
        </w:rPr>
        <w:t>i.e.,</w:t>
      </w:r>
      <w:r>
        <w:rPr>
          <w:rFonts w:ascii="Arial" w:eastAsiaTheme="minorEastAsia"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Pr>
          <w:rFonts w:ascii="Arial" w:hAnsi="Arial" w:cs="Arial"/>
          <w:sz w:val="22"/>
          <w:szCs w:val="22"/>
        </w:rPr>
        <w:t xml:space="preserve"> </w:t>
      </w:r>
      <w:r>
        <w:rPr>
          <w:rFonts w:ascii="Arial" w:hAnsi="Arial" w:cs="Arial"/>
          <w:sz w:val="22"/>
          <w:szCs w:val="22"/>
        </w:rPr>
        <w:t xml:space="preserve">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Pr>
          <w:rFonts w:ascii="Arial" w:eastAsiaTheme="minorEastAsia" w:hAnsi="Arial" w:cs="Arial"/>
          <w:sz w:val="22"/>
          <w:szCs w:val="22"/>
        </w:rPr>
        <w:t xml:space="preserve"> alter this mean fraction of somatic cells per cluster. </w:t>
      </w:r>
      <w:r w:rsidR="00560D13">
        <w:rPr>
          <w:rFonts w:ascii="Arial" w:eastAsiaTheme="minorEastAsia" w:hAnsi="Arial" w:cs="Arial"/>
          <w:sz w:val="22"/>
          <w:szCs w:val="22"/>
        </w:rPr>
        <w:t xml:space="preserve">We club the net effect of these two parameters in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r>
          <w:rPr>
            <w:rFonts w:ascii="Cambria Math" w:eastAsiaTheme="minorEastAsia" w:hAnsi="Cambria Math" w:cs="Arial"/>
            <w:sz w:val="22"/>
            <w:szCs w:val="22"/>
          </w:rPr>
          <m:t xml:space="preserve"> </m:t>
        </m:r>
      </m:oMath>
      <w:r w:rsidR="00560D13">
        <w:rPr>
          <w:rFonts w:ascii="Arial" w:eastAsiaTheme="minorEastAsia"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r>
          <w:rPr>
            <w:rFonts w:ascii="Cambria Math" w:hAnsi="Cambria Math" w:cs="Arial"/>
            <w:sz w:val="22"/>
            <w:szCs w:val="22"/>
          </w:rPr>
          <m:t>.</m:t>
        </m:r>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560D13">
        <w:rPr>
          <w:rFonts w:ascii="Arial" w:eastAsiaTheme="minorEastAsia" w:hAnsi="Arial" w:cs="Arial"/>
          <w:sz w:val="22"/>
          <w:szCs w:val="22"/>
        </w:rPr>
        <w:t xml:space="preserve">. Here, the term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560D13">
        <w:rPr>
          <w:rFonts w:ascii="Arial" w:eastAsiaTheme="minorEastAsia" w:hAnsi="Arial" w:cs="Arial"/>
          <w:sz w:val="22"/>
          <w:szCs w:val="22"/>
        </w:rPr>
        <w:t xml:space="preserve"> captures the effect rate of formation of somatic cells 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560D13">
        <w:rPr>
          <w:rFonts w:ascii="Arial" w:eastAsiaTheme="minorEastAsia" w:hAnsi="Arial" w:cs="Arial"/>
          <w:sz w:val="22"/>
          <w:szCs w:val="22"/>
        </w:rPr>
        <w:t xml:space="preserve"> for the rate of growth. Therefore,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560D13">
        <w:rPr>
          <w:rFonts w:ascii="Arial" w:eastAsiaTheme="minorEastAsia" w:hAnsi="Arial" w:cs="Arial"/>
          <w:sz w:val="22"/>
          <w:szCs w:val="22"/>
        </w:rPr>
        <w:t xml:space="preserve"> des</w:t>
      </w:r>
      <w:proofErr w:type="spellStart"/>
      <w:r w:rsidR="00560D13">
        <w:rPr>
          <w:rFonts w:ascii="Arial" w:eastAsiaTheme="minorEastAsia" w:hAnsi="Arial" w:cs="Arial"/>
          <w:sz w:val="22"/>
          <w:szCs w:val="22"/>
        </w:rPr>
        <w:t>cribes</w:t>
      </w:r>
      <w:proofErr w:type="spellEnd"/>
      <w:r w:rsidR="00560D13">
        <w:rPr>
          <w:rFonts w:ascii="Arial" w:eastAsiaTheme="minorEastAsia" w:hAnsi="Arial" w:cs="Arial"/>
          <w:sz w:val="22"/>
          <w:szCs w:val="22"/>
        </w:rPr>
        <w:t xml:space="preserve"> the net effect of formation and survival of the somatic cell-type. </w:t>
      </w:r>
      <w:proofErr w:type="spellStart"/>
      <w:r w:rsidR="00560D13">
        <w:rPr>
          <w:rFonts w:ascii="Arial" w:eastAsiaTheme="minorEastAsia" w:hAnsi="Arial" w:cs="Arial"/>
          <w:sz w:val="22"/>
          <w:szCs w:val="22"/>
        </w:rPr>
        <w:t>MultiCellNet</w:t>
      </w:r>
      <w:proofErr w:type="spellEnd"/>
      <w:r w:rsidR="00560D13">
        <w:rPr>
          <w:rFonts w:ascii="Arial" w:eastAsiaTheme="minorEastAsia" w:hAnsi="Arial" w:cs="Arial"/>
          <w:sz w:val="22"/>
          <w:szCs w:val="22"/>
        </w:rPr>
        <w:t xml:space="preserve"> predicts that the mean fraction of </w:t>
      </w:r>
      <w:r w:rsidR="00F966ED">
        <w:rPr>
          <w:rFonts w:ascii="Arial" w:eastAsiaTheme="minorEastAsia" w:hAnsi="Arial" w:cs="Arial"/>
          <w:sz w:val="22"/>
          <w:szCs w:val="22"/>
        </w:rPr>
        <w:t>somatic cell-type</w:t>
      </w:r>
      <w:r w:rsidR="00560D13">
        <w:rPr>
          <w:rFonts w:ascii="Arial" w:eastAsiaTheme="minorEastAsia" w:hAnsi="Arial" w:cs="Arial"/>
          <w:sz w:val="22"/>
          <w:szCs w:val="22"/>
        </w:rPr>
        <w:t xml:space="preserve"> in clusters monotonically increases with the net switching rate</w:t>
      </w:r>
      <w:r w:rsidR="00B307D1">
        <w:rPr>
          <w:rFonts w:ascii="Arial" w:eastAsiaTheme="minorEastAsia" w:hAnsi="Arial" w:cs="Arial"/>
          <w:sz w:val="22"/>
          <w:szCs w:val="22"/>
        </w:rPr>
        <w:t xml:space="preserve"> </w:t>
      </w:r>
      <w:r w:rsidR="00560D13">
        <w:rPr>
          <w:rFonts w:ascii="Arial" w:eastAsiaTheme="minorEastAsia" w:hAnsi="Arial" w:cs="Arial"/>
          <w:sz w:val="22"/>
          <w:szCs w:val="22"/>
        </w:rPr>
        <w:t xml:space="preserve">(Figure </w:t>
      </w:r>
      <w:r w:rsidR="00B307D1">
        <w:rPr>
          <w:rFonts w:ascii="Arial" w:eastAsiaTheme="minorEastAsia" w:hAnsi="Arial" w:cs="Arial"/>
          <w:sz w:val="22"/>
          <w:szCs w:val="22"/>
        </w:rPr>
        <w:t>7B</w:t>
      </w:r>
      <w:r w:rsidR="00560D13">
        <w:rPr>
          <w:rFonts w:ascii="Arial" w:eastAsiaTheme="minorEastAsia" w:hAnsi="Arial" w:cs="Arial"/>
          <w:sz w:val="22"/>
          <w:szCs w:val="22"/>
        </w:rPr>
        <w:t xml:space="preserve">). Any desired ratio can be attained by </w:t>
      </w:r>
      <w:r w:rsidR="00F966ED">
        <w:rPr>
          <w:rFonts w:ascii="Arial" w:eastAsiaTheme="minorEastAsia" w:hAnsi="Arial" w:cs="Arial"/>
          <w:sz w:val="22"/>
          <w:szCs w:val="22"/>
        </w:rPr>
        <w:t>fixing the system at a given net switching rate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F966ED">
        <w:rPr>
          <w:rFonts w:ascii="Arial" w:eastAsiaTheme="minorEastAsia" w:hAnsi="Arial" w:cs="Arial"/>
          <w:sz w:val="22"/>
          <w:szCs w:val="22"/>
        </w:rPr>
        <w:t>) as per model prediction</w:t>
      </w:r>
      <w:r w:rsidR="00B307D1">
        <w:rPr>
          <w:rFonts w:ascii="Arial" w:eastAsiaTheme="minorEastAsia" w:hAnsi="Arial" w:cs="Arial"/>
          <w:sz w:val="22"/>
          <w:szCs w:val="22"/>
        </w:rPr>
        <w:t>s.</w:t>
      </w:r>
      <w:r w:rsidR="00B307D1">
        <w:rPr>
          <w:rFonts w:ascii="Arial" w:eastAsiaTheme="minorEastAsia" w:hAnsi="Arial" w:cs="Arial"/>
          <w:b/>
          <w:bCs/>
          <w:sz w:val="22"/>
          <w:szCs w:val="22"/>
        </w:rPr>
        <w:t xml:space="preserve"> </w:t>
      </w:r>
      <w:r w:rsidR="00B307D1">
        <w:rPr>
          <w:rFonts w:ascii="Arial" w:eastAsiaTheme="minorEastAsia" w:hAnsi="Arial" w:cs="Arial"/>
          <w:sz w:val="22"/>
          <w:szCs w:val="22"/>
        </w:rPr>
        <w:t xml:space="preserve">This </w:t>
      </w:r>
      <w:r w:rsidR="0045330D">
        <w:rPr>
          <w:rFonts w:ascii="Arial" w:eastAsiaTheme="minorEastAsia" w:hAnsi="Arial" w:cs="Arial"/>
          <w:sz w:val="22"/>
          <w:szCs w:val="22"/>
        </w:rPr>
        <w:t>relation</w:t>
      </w:r>
      <w:r w:rsidR="00B307D1">
        <w:rPr>
          <w:rFonts w:ascii="Arial" w:eastAsiaTheme="minorEastAsia" w:hAnsi="Arial" w:cs="Arial"/>
          <w:sz w:val="22"/>
          <w:szCs w:val="22"/>
        </w:rPr>
        <w:t xml:space="preserve"> seems to be largely independent of both the kissing number (</w:t>
      </w:r>
      <m:oMath>
        <m:r>
          <w:rPr>
            <w:rFonts w:ascii="Cambria Math" w:hAnsi="Cambria Math" w:cs="Arial"/>
            <w:noProof/>
            <w:sz w:val="22"/>
            <w:szCs w:val="22"/>
          </w:rPr>
          <m:t>κ</m:t>
        </m:r>
      </m:oMath>
      <w:r w:rsidR="00B307D1">
        <w:rPr>
          <w:rFonts w:ascii="Arial" w:eastAsiaTheme="minorEastAsia" w:hAnsi="Arial" w:cs="Arial"/>
          <w:sz w:val="22"/>
          <w:szCs w:val="22"/>
        </w:rPr>
        <w:t>)</w:t>
      </w:r>
      <w:r w:rsidR="00420EB0">
        <w:rPr>
          <w:rFonts w:ascii="Arial" w:eastAsiaTheme="minorEastAsia" w:hAnsi="Arial" w:cs="Arial"/>
          <w:sz w:val="22"/>
          <w:szCs w:val="22"/>
        </w:rPr>
        <w:t xml:space="preserve"> and link breaking rate (</w:t>
      </w:r>
      <m:oMath>
        <m:r>
          <w:rPr>
            <w:rFonts w:ascii="Cambria Math" w:hAnsi="Cambria Math" w:cs="Arial"/>
            <w:noProof/>
            <w:sz w:val="22"/>
            <w:szCs w:val="22"/>
          </w:rPr>
          <m:t>δ</m:t>
        </m:r>
      </m:oMath>
      <w:r w:rsidR="00420EB0">
        <w:rPr>
          <w:rFonts w:ascii="Arial" w:eastAsiaTheme="minorEastAsia" w:hAnsi="Arial" w:cs="Arial"/>
          <w:sz w:val="22"/>
          <w:szCs w:val="22"/>
        </w:rPr>
        <w:t>) (</w:t>
      </w:r>
      <w:r w:rsidR="00420EB0" w:rsidRPr="00420EB0">
        <w:rPr>
          <w:rFonts w:ascii="Arial" w:eastAsiaTheme="minorEastAsia" w:hAnsi="Arial" w:cs="Arial"/>
          <w:b/>
          <w:bCs/>
          <w:sz w:val="22"/>
          <w:szCs w:val="22"/>
        </w:rPr>
        <w:t>Figure S6B</w:t>
      </w:r>
      <w:r w:rsidR="00420EB0">
        <w:rPr>
          <w:rFonts w:ascii="Arial" w:eastAsiaTheme="minorEastAsia" w:hAnsi="Arial" w:cs="Arial"/>
          <w:sz w:val="22"/>
          <w:szCs w:val="22"/>
        </w:rPr>
        <w:t>).</w:t>
      </w:r>
      <w:r w:rsidR="000F0279">
        <w:rPr>
          <w:rFonts w:ascii="Arial" w:eastAsiaTheme="minorEastAsia" w:hAnsi="Arial" w:cs="Arial"/>
          <w:sz w:val="22"/>
          <w:szCs w:val="22"/>
        </w:rPr>
        <w:t xml:space="preserve"> To test the validity of this relation, we set-up an experimental system to alter the net switching rate by changing its constituent terms through ß-estradiol and cycloheximide treatment. We used three different switching rates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0F0279">
        <w:rPr>
          <w:rFonts w:ascii="Arial" w:eastAsiaTheme="minorEastAsia" w:hAnsi="Arial" w:cs="Arial"/>
          <w:sz w:val="22"/>
          <w:szCs w:val="22"/>
        </w:rPr>
        <w:t xml:space="preserve">) corresponding to 3 nM, 10 </w:t>
      </w:r>
      <w:r w:rsidR="008F391B">
        <w:rPr>
          <w:rFonts w:ascii="Arial" w:eastAsiaTheme="minorEastAsia" w:hAnsi="Arial" w:cs="Arial"/>
          <w:sz w:val="22"/>
          <w:szCs w:val="22"/>
        </w:rPr>
        <w:t>nM,</w:t>
      </w:r>
      <w:r w:rsidR="000F0279">
        <w:rPr>
          <w:rFonts w:ascii="Arial" w:eastAsiaTheme="minorEastAsia" w:hAnsi="Arial" w:cs="Arial"/>
          <w:sz w:val="22"/>
          <w:szCs w:val="22"/>
        </w:rPr>
        <w:t xml:space="preserve"> and 30 nM ß-estradiol and three different relative growth advantages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0F0279">
        <w:rPr>
          <w:rFonts w:ascii="Arial" w:eastAsiaTheme="minorEastAsia" w:hAnsi="Arial" w:cs="Arial"/>
          <w:sz w:val="22"/>
          <w:szCs w:val="22"/>
        </w:rPr>
        <w:t xml:space="preserve">) corresponding to 0 nM, 150 </w:t>
      </w:r>
      <w:r w:rsidR="008F391B">
        <w:rPr>
          <w:rFonts w:ascii="Arial" w:eastAsiaTheme="minorEastAsia" w:hAnsi="Arial" w:cs="Arial"/>
          <w:sz w:val="22"/>
          <w:szCs w:val="22"/>
        </w:rPr>
        <w:t>nM,</w:t>
      </w:r>
      <w:r w:rsidR="000F0279">
        <w:rPr>
          <w:rFonts w:ascii="Arial" w:eastAsiaTheme="minorEastAsia" w:hAnsi="Arial" w:cs="Arial"/>
          <w:sz w:val="22"/>
          <w:szCs w:val="22"/>
        </w:rPr>
        <w:t xml:space="preserve"> and 300 nM cycloheximide. We measured the fraction of somatic cells for hundreds of clusters per </w:t>
      </w:r>
      <w:r w:rsidR="008F391B">
        <w:rPr>
          <w:rFonts w:ascii="Arial" w:eastAsiaTheme="minorEastAsia" w:hAnsi="Arial" w:cs="Arial"/>
          <w:sz w:val="22"/>
          <w:szCs w:val="22"/>
        </w:rPr>
        <w:t>sample</w:t>
      </w:r>
      <w:r w:rsidR="000F0279">
        <w:rPr>
          <w:rFonts w:ascii="Arial" w:eastAsiaTheme="minorEastAsia" w:hAnsi="Arial" w:cs="Arial"/>
          <w:sz w:val="22"/>
          <w:szCs w:val="22"/>
        </w:rPr>
        <w:t xml:space="preserve">, for all combination of </w:t>
      </w:r>
      <w:r w:rsidR="008F391B">
        <w:rPr>
          <w:rFonts w:ascii="Arial" w:eastAsiaTheme="minorEastAsia" w:hAnsi="Arial" w:cs="Arial"/>
          <w:sz w:val="22"/>
          <w:szCs w:val="22"/>
        </w:rPr>
        <w:t xml:space="preserve">strains, </w:t>
      </w:r>
      <w:r w:rsidR="000F0279">
        <w:rPr>
          <w:rFonts w:ascii="Arial" w:eastAsiaTheme="minorEastAsia" w:hAnsi="Arial" w:cs="Arial"/>
          <w:sz w:val="22"/>
          <w:szCs w:val="22"/>
        </w:rPr>
        <w:t>switching rate and relative growth advantage</w:t>
      </w:r>
      <w:r w:rsidR="008F391B">
        <w:rPr>
          <w:rFonts w:ascii="Arial" w:eastAsiaTheme="minorEastAsia" w:hAnsi="Arial" w:cs="Arial"/>
          <w:sz w:val="22"/>
          <w:szCs w:val="22"/>
        </w:rPr>
        <w:t xml:space="preserve"> i.e., total of 9 conditions. Consistent with model predictions, the somatic fraction scaled monotonically with net switching rate independent of the strain background (</w:t>
      </w:r>
      <w:r w:rsidR="008F391B" w:rsidRPr="008F391B">
        <w:rPr>
          <w:rFonts w:ascii="Arial" w:eastAsiaTheme="minorEastAsia" w:hAnsi="Arial" w:cs="Arial"/>
          <w:b/>
          <w:bCs/>
          <w:sz w:val="22"/>
          <w:szCs w:val="22"/>
        </w:rPr>
        <w:t>Figure 7C</w:t>
      </w:r>
      <w:r w:rsidR="008F391B">
        <w:rPr>
          <w:rFonts w:ascii="Arial" w:eastAsiaTheme="minorEastAsia" w:hAnsi="Arial" w:cs="Arial"/>
          <w:sz w:val="22"/>
          <w:szCs w:val="22"/>
        </w:rPr>
        <w:t xml:space="preserve">). The fraction of somatic cells changed from 0.3 for lowest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r>
          <w:rPr>
            <w:rFonts w:ascii="Cambria Math" w:eastAsiaTheme="minorEastAsia" w:hAnsi="Cambria Math" w:cs="Arial"/>
            <w:sz w:val="22"/>
            <w:szCs w:val="22"/>
          </w:rPr>
          <m:t xml:space="preserve"> </m:t>
        </m:r>
      </m:oMath>
      <w:r w:rsidR="008F391B">
        <w:rPr>
          <w:rFonts w:ascii="Arial" w:eastAsiaTheme="minorEastAsia" w:hAnsi="Arial" w:cs="Arial"/>
          <w:sz w:val="22"/>
          <w:szCs w:val="22"/>
        </w:rPr>
        <w:t xml:space="preserve">to 0.55 for highest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8F391B">
        <w:rPr>
          <w:rFonts w:ascii="Arial" w:eastAsiaTheme="minorEastAsia" w:hAnsi="Arial" w:cs="Arial"/>
          <w:sz w:val="22"/>
          <w:szCs w:val="22"/>
        </w:rPr>
        <w:t xml:space="preserve">. Given that we collected fraction of somatic cells for hundreds of clusters, we explored the cluster-to-cluster variability for various strain backgrounds. As fraction is bounded between 0 and 1, we </w:t>
      </w:r>
      <w:r w:rsidR="00A11EFD">
        <w:rPr>
          <w:rFonts w:ascii="Arial" w:eastAsiaTheme="minorEastAsia" w:hAnsi="Arial" w:cs="Arial"/>
          <w:sz w:val="22"/>
          <w:szCs w:val="22"/>
        </w:rPr>
        <w:t>measured</w:t>
      </w:r>
      <w:r w:rsidR="008F391B">
        <w:rPr>
          <w:rFonts w:ascii="Arial" w:eastAsiaTheme="minorEastAsia" w:hAnsi="Arial" w:cs="Arial"/>
          <w:sz w:val="22"/>
          <w:szCs w:val="22"/>
        </w:rPr>
        <w:t xml:space="preserve"> Gini coefficient </w:t>
      </w:r>
      <w:r w:rsidR="00A11EFD">
        <w:rPr>
          <w:rFonts w:ascii="Arial" w:eastAsiaTheme="minorEastAsia" w:hAnsi="Arial" w:cs="Arial"/>
          <w:sz w:val="22"/>
          <w:szCs w:val="22"/>
        </w:rPr>
        <w:t>to measure cluster-to-cluster variability in fraction of somatic state. Gini coefficient is adopted from economics used to quantify income variability in nations</w:t>
      </w:r>
      <w:customXmlInsRangeStart w:id="1019" w:author="Piyush Nanda" w:date="2023-01-26T10:29:00Z"/>
      <w:sdt>
        <w:sdtPr>
          <w:rPr>
            <w:rFonts w:ascii="Arial" w:eastAsiaTheme="minorEastAsia" w:hAnsi="Arial" w:cs="Arial"/>
            <w:color w:val="000000"/>
            <w:sz w:val="22"/>
            <w:szCs w:val="22"/>
            <w:vertAlign w:val="superscript"/>
            <w:rPrChange w:id="1020" w:author="Piyush Nanda" w:date="2023-01-26T11:36:00Z">
              <w:rPr>
                <w:rFonts w:ascii="Arial" w:eastAsiaTheme="minorEastAsia" w:hAnsi="Arial" w:cs="Arial"/>
                <w:sz w:val="22"/>
                <w:szCs w:val="22"/>
              </w:rPr>
            </w:rPrChange>
          </w:rPr>
          <w:tag w:val="MENDELEY_CITATION_v3_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"/>
          <w:id w:val="-209274580"/>
          <w:placeholder>
            <w:docPart w:val="DefaultPlaceholder_-1854013440"/>
          </w:placeholder>
        </w:sdtPr>
        <w:sdtContent>
          <w:customXmlInsRangeEnd w:id="1019"/>
          <w:ins w:id="1021" w:author="Piyush Nanda" w:date="2023-01-26T11:36:00Z">
            <w:r w:rsidR="00C548E9" w:rsidRPr="00C548E9">
              <w:rPr>
                <w:rFonts w:ascii="Arial" w:eastAsiaTheme="minorEastAsia" w:hAnsi="Arial" w:cs="Arial"/>
                <w:color w:val="000000"/>
                <w:sz w:val="22"/>
                <w:szCs w:val="22"/>
                <w:vertAlign w:val="superscript"/>
              </w:rPr>
              <w:t>21</w:t>
            </w:r>
          </w:ins>
          <w:customXmlInsRangeStart w:id="1022" w:author="Piyush Nanda" w:date="2023-01-26T10:29:00Z"/>
        </w:sdtContent>
      </w:sdt>
      <w:customXmlInsRangeEnd w:id="1022"/>
      <w:r w:rsidR="00A11EFD">
        <w:rPr>
          <w:rFonts w:ascii="Arial" w:eastAsiaTheme="minorEastAsia" w:hAnsi="Arial" w:cs="Arial"/>
          <w:sz w:val="22"/>
          <w:szCs w:val="22"/>
        </w:rPr>
        <w:t>. We found a strong negative correlation between mean somatic fraction (</w:t>
      </w:r>
      <w:r w:rsidR="00A11EFD" w:rsidRPr="00A11EFD">
        <w:rPr>
          <w:rFonts w:ascii="Arial" w:eastAsiaTheme="minorEastAsia" w:hAnsi="Arial" w:cs="Arial"/>
          <w:b/>
          <w:bCs/>
          <w:sz w:val="22"/>
          <w:szCs w:val="22"/>
        </w:rPr>
        <w:t>Figure 7C</w:t>
      </w:r>
      <w:r w:rsidR="00A11EFD">
        <w:rPr>
          <w:rFonts w:ascii="Arial" w:eastAsiaTheme="minorEastAsia" w:hAnsi="Arial" w:cs="Arial"/>
          <w:sz w:val="22"/>
          <w:szCs w:val="22"/>
        </w:rPr>
        <w:t>) and the Gini coefficient for all the conditions measured (r</w:t>
      </w:r>
      <w:r w:rsidR="00A11EFD">
        <w:rPr>
          <w:rFonts w:ascii="Arial" w:eastAsiaTheme="minorEastAsia" w:hAnsi="Arial" w:cs="Arial"/>
          <w:sz w:val="22"/>
          <w:szCs w:val="22"/>
          <w:vertAlign w:val="superscript"/>
        </w:rPr>
        <w:t>2</w:t>
      </w:r>
      <w:r w:rsidR="00A11EFD">
        <w:rPr>
          <w:rFonts w:ascii="Arial" w:eastAsiaTheme="minorEastAsia" w:hAnsi="Arial" w:cs="Arial"/>
          <w:sz w:val="22"/>
          <w:szCs w:val="22"/>
        </w:rPr>
        <w:t xml:space="preserve">=0.86). This implies a </w:t>
      </w:r>
      <w:r w:rsidR="0023413A">
        <w:rPr>
          <w:rFonts w:ascii="Arial" w:eastAsiaTheme="minorEastAsia" w:hAnsi="Arial" w:cs="Arial"/>
          <w:sz w:val="22"/>
          <w:szCs w:val="22"/>
        </w:rPr>
        <w:t xml:space="preserve">scaling relation between mean and variability like what is observed for gene expression mean and noise. A higher somatic fraction automatically leads to a reduction in cluster-to-cluster variability.  </w:t>
      </w:r>
      <w:r w:rsidR="00A11EFD">
        <w:rPr>
          <w:rFonts w:ascii="Arial" w:eastAsiaTheme="minorEastAsia" w:hAnsi="Arial" w:cs="Arial"/>
          <w:sz w:val="22"/>
          <w:szCs w:val="22"/>
        </w:rPr>
        <w:t>A similar quantification was also made using conventional measures like coefficient of variation</w:t>
      </w:r>
      <w:r w:rsidR="0023413A">
        <w:rPr>
          <w:rFonts w:ascii="Arial" w:eastAsiaTheme="minorEastAsia" w:hAnsi="Arial" w:cs="Arial"/>
          <w:sz w:val="22"/>
          <w:szCs w:val="22"/>
        </w:rPr>
        <w:t xml:space="preserve">, which is used for unbounded measurements, and we obtained </w:t>
      </w:r>
      <w:r w:rsidR="006300F6">
        <w:rPr>
          <w:rFonts w:ascii="Arial" w:eastAsiaTheme="minorEastAsia" w:hAnsi="Arial" w:cs="Arial"/>
          <w:sz w:val="22"/>
          <w:szCs w:val="22"/>
        </w:rPr>
        <w:t xml:space="preserve">a </w:t>
      </w:r>
      <w:r w:rsidR="0023413A">
        <w:rPr>
          <w:rFonts w:ascii="Arial" w:eastAsiaTheme="minorEastAsia" w:hAnsi="Arial" w:cs="Arial"/>
          <w:sz w:val="22"/>
          <w:szCs w:val="22"/>
        </w:rPr>
        <w:t>similar relation (</w:t>
      </w:r>
      <w:r w:rsidR="0023413A" w:rsidRPr="0023413A">
        <w:rPr>
          <w:rFonts w:ascii="Arial" w:eastAsiaTheme="minorEastAsia" w:hAnsi="Arial" w:cs="Arial"/>
          <w:b/>
          <w:bCs/>
          <w:sz w:val="22"/>
          <w:szCs w:val="22"/>
        </w:rPr>
        <w:t>Figure S6C</w:t>
      </w:r>
      <w:r w:rsidR="0023413A">
        <w:rPr>
          <w:rFonts w:ascii="Arial" w:eastAsiaTheme="minorEastAsia" w:hAnsi="Arial" w:cs="Arial"/>
          <w:sz w:val="22"/>
          <w:szCs w:val="22"/>
        </w:rPr>
        <w:t xml:space="preserve">). </w:t>
      </w:r>
      <w:r w:rsidR="006300F6">
        <w:rPr>
          <w:rFonts w:ascii="Arial" w:eastAsiaTheme="minorEastAsia" w:hAnsi="Arial" w:cs="Arial"/>
          <w:sz w:val="22"/>
          <w:szCs w:val="22"/>
        </w:rPr>
        <w:t xml:space="preserve">We quantified the distribution of Gini coefficients for all the three strain backgrounds to check for any differences. Strikingly, </w:t>
      </w:r>
      <w:r w:rsidR="006300F6">
        <w:rPr>
          <w:rFonts w:ascii="Arial" w:eastAsiaTheme="minorEastAsia" w:hAnsi="Arial" w:cs="Arial"/>
          <w:i/>
          <w:iCs/>
          <w:sz w:val="22"/>
          <w:szCs w:val="22"/>
        </w:rPr>
        <w:t xml:space="preserve">bud3∆ cts1∆ </w:t>
      </w:r>
      <w:r w:rsidR="006300F6">
        <w:rPr>
          <w:rFonts w:ascii="Arial" w:eastAsiaTheme="minorEastAsia" w:hAnsi="Arial" w:cs="Arial"/>
          <w:sz w:val="22"/>
          <w:szCs w:val="22"/>
        </w:rPr>
        <w:t xml:space="preserve">clusters had significantly lower Gini coefficients compared to both </w:t>
      </w:r>
      <w:r w:rsidR="006300F6">
        <w:rPr>
          <w:rFonts w:ascii="Arial" w:eastAsiaTheme="minorEastAsia" w:hAnsi="Arial" w:cs="Arial"/>
          <w:i/>
          <w:iCs/>
          <w:sz w:val="22"/>
          <w:szCs w:val="22"/>
        </w:rPr>
        <w:t xml:space="preserve">cts1∆ </w:t>
      </w:r>
      <w:r w:rsidR="006300F6">
        <w:rPr>
          <w:rFonts w:ascii="Arial" w:eastAsiaTheme="minorEastAsia" w:hAnsi="Arial" w:cs="Arial"/>
          <w:sz w:val="22"/>
          <w:szCs w:val="22"/>
        </w:rPr>
        <w:t xml:space="preserve">and </w:t>
      </w:r>
      <w:r w:rsidR="006300F6">
        <w:rPr>
          <w:rFonts w:ascii="Arial" w:eastAsiaTheme="minorEastAsia" w:hAnsi="Arial" w:cs="Arial"/>
          <w:i/>
          <w:iCs/>
          <w:sz w:val="22"/>
          <w:szCs w:val="22"/>
        </w:rPr>
        <w:t>bud2∆ cts1∆</w:t>
      </w:r>
      <w:r w:rsidR="006300F6">
        <w:rPr>
          <w:rFonts w:ascii="Arial" w:eastAsiaTheme="minorEastAsia" w:hAnsi="Arial" w:cs="Arial"/>
          <w:sz w:val="22"/>
          <w:szCs w:val="22"/>
        </w:rPr>
        <w:t xml:space="preserve"> clusters. It is difficult to purely assign this effect to kissing number as </w:t>
      </w:r>
      <w:r w:rsidR="006300F6">
        <w:rPr>
          <w:rFonts w:ascii="Arial" w:eastAsiaTheme="minorEastAsia" w:hAnsi="Arial" w:cs="Arial"/>
          <w:i/>
          <w:iCs/>
          <w:sz w:val="22"/>
          <w:szCs w:val="22"/>
        </w:rPr>
        <w:t xml:space="preserve">bud2∆ cts1∆ </w:t>
      </w:r>
      <w:r w:rsidR="006300F6">
        <w:rPr>
          <w:rFonts w:ascii="Arial" w:eastAsiaTheme="minorEastAsia" w:hAnsi="Arial" w:cs="Arial"/>
          <w:sz w:val="22"/>
          <w:szCs w:val="22"/>
        </w:rPr>
        <w:t xml:space="preserve">clusters showed a higher Gini coefficient distribution compared </w:t>
      </w:r>
      <w:r w:rsidR="006300F6">
        <w:rPr>
          <w:rFonts w:ascii="Arial" w:eastAsiaTheme="minorEastAsia" w:hAnsi="Arial" w:cs="Arial"/>
          <w:i/>
          <w:iCs/>
          <w:sz w:val="22"/>
          <w:szCs w:val="22"/>
        </w:rPr>
        <w:t>cts1∆</w:t>
      </w:r>
      <w:r w:rsidR="006300F6">
        <w:rPr>
          <w:rFonts w:ascii="Arial" w:eastAsiaTheme="minorEastAsia" w:hAnsi="Arial" w:cs="Arial"/>
          <w:sz w:val="22"/>
          <w:szCs w:val="22"/>
        </w:rPr>
        <w:t xml:space="preserve"> distribution. A plausible cause for this effect could be the budding pattern associated with </w:t>
      </w:r>
      <w:r w:rsidR="006300F6">
        <w:rPr>
          <w:rFonts w:ascii="Arial" w:eastAsiaTheme="minorEastAsia" w:hAnsi="Arial" w:cs="Arial"/>
          <w:i/>
          <w:iCs/>
          <w:sz w:val="22"/>
          <w:szCs w:val="22"/>
        </w:rPr>
        <w:t>bud</w:t>
      </w:r>
      <w:r w:rsidR="006300F6">
        <w:rPr>
          <w:rFonts w:ascii="Arial" w:eastAsiaTheme="minorEastAsia" w:hAnsi="Arial" w:cs="Arial"/>
          <w:i/>
          <w:iCs/>
          <w:sz w:val="22"/>
          <w:szCs w:val="22"/>
        </w:rPr>
        <w:t>3</w:t>
      </w:r>
      <w:r w:rsidR="006300F6">
        <w:rPr>
          <w:rFonts w:ascii="Arial" w:eastAsiaTheme="minorEastAsia" w:hAnsi="Arial" w:cs="Arial"/>
          <w:i/>
          <w:iCs/>
          <w:sz w:val="22"/>
          <w:szCs w:val="22"/>
        </w:rPr>
        <w:t xml:space="preserve">∆ cts1∆ </w:t>
      </w:r>
      <w:r w:rsidR="006300F6">
        <w:rPr>
          <w:rFonts w:ascii="Arial" w:eastAsiaTheme="minorEastAsia" w:hAnsi="Arial" w:cs="Arial"/>
          <w:sz w:val="22"/>
          <w:szCs w:val="22"/>
        </w:rPr>
        <w:t xml:space="preserve">i.e., it buds bipolarly. Clusters with </w:t>
      </w:r>
      <w:r w:rsidR="006300F6">
        <w:rPr>
          <w:rFonts w:ascii="Arial" w:eastAsiaTheme="minorEastAsia" w:hAnsi="Arial" w:cs="Arial"/>
          <w:i/>
          <w:iCs/>
          <w:sz w:val="22"/>
          <w:szCs w:val="22"/>
        </w:rPr>
        <w:t>cts1∆</w:t>
      </w:r>
      <w:r w:rsidR="006300F6">
        <w:rPr>
          <w:rFonts w:ascii="Arial" w:eastAsiaTheme="minorEastAsia" w:hAnsi="Arial" w:cs="Arial"/>
          <w:sz w:val="22"/>
          <w:szCs w:val="22"/>
        </w:rPr>
        <w:t xml:space="preserve"> and </w:t>
      </w:r>
      <w:r w:rsidR="006300F6">
        <w:rPr>
          <w:rFonts w:ascii="Arial" w:eastAsiaTheme="minorEastAsia" w:hAnsi="Arial" w:cs="Arial"/>
          <w:i/>
          <w:iCs/>
          <w:sz w:val="22"/>
          <w:szCs w:val="22"/>
        </w:rPr>
        <w:t xml:space="preserve">bud2∆ cts1∆ </w:t>
      </w:r>
      <w:r w:rsidR="006300F6">
        <w:rPr>
          <w:rFonts w:ascii="Arial" w:eastAsiaTheme="minorEastAsia" w:hAnsi="Arial" w:cs="Arial"/>
          <w:sz w:val="22"/>
          <w:szCs w:val="22"/>
        </w:rPr>
        <w:t xml:space="preserve">bud axially and randomly respectively. </w:t>
      </w:r>
      <w:r w:rsidR="00291224">
        <w:rPr>
          <w:rFonts w:ascii="Arial" w:eastAsiaTheme="minorEastAsia" w:hAnsi="Arial" w:cs="Arial"/>
          <w:sz w:val="22"/>
          <w:szCs w:val="22"/>
        </w:rPr>
        <w:t>Both the modalities of budding lead to a higher coincidence of 2</w:t>
      </w:r>
      <w:r w:rsidR="00291224" w:rsidRPr="00291224">
        <w:rPr>
          <w:rFonts w:ascii="Arial" w:eastAsiaTheme="minorEastAsia" w:hAnsi="Arial" w:cs="Arial"/>
          <w:sz w:val="22"/>
          <w:szCs w:val="22"/>
          <w:vertAlign w:val="superscript"/>
        </w:rPr>
        <w:t>nd</w:t>
      </w:r>
      <w:r w:rsidR="00291224">
        <w:rPr>
          <w:rFonts w:ascii="Arial" w:eastAsiaTheme="minorEastAsia" w:hAnsi="Arial" w:cs="Arial"/>
          <w:sz w:val="22"/>
          <w:szCs w:val="22"/>
        </w:rPr>
        <w:t xml:space="preserve"> bud emergence close to the previous one. In axial budding (</w:t>
      </w:r>
      <w:r w:rsidR="00291224">
        <w:rPr>
          <w:rFonts w:ascii="Arial" w:eastAsiaTheme="minorEastAsia" w:hAnsi="Arial" w:cs="Arial"/>
          <w:i/>
          <w:iCs/>
          <w:sz w:val="22"/>
          <w:szCs w:val="22"/>
        </w:rPr>
        <w:t>cts1∆</w:t>
      </w:r>
      <w:r w:rsidR="00291224">
        <w:rPr>
          <w:rFonts w:ascii="Arial" w:eastAsiaTheme="minorEastAsia" w:hAnsi="Arial" w:cs="Arial"/>
          <w:sz w:val="22"/>
          <w:szCs w:val="22"/>
        </w:rPr>
        <w:t>), it is almost certain for such an event to occur. In random budding as location of 1</w:t>
      </w:r>
      <w:r w:rsidR="00291224" w:rsidRPr="00291224">
        <w:rPr>
          <w:rFonts w:ascii="Arial" w:eastAsiaTheme="minorEastAsia" w:hAnsi="Arial" w:cs="Arial"/>
          <w:sz w:val="22"/>
          <w:szCs w:val="22"/>
          <w:vertAlign w:val="superscript"/>
        </w:rPr>
        <w:t>st</w:t>
      </w:r>
      <w:r w:rsidR="00291224">
        <w:rPr>
          <w:rFonts w:ascii="Arial" w:eastAsiaTheme="minorEastAsia" w:hAnsi="Arial" w:cs="Arial"/>
          <w:sz w:val="22"/>
          <w:szCs w:val="22"/>
        </w:rPr>
        <w:t xml:space="preserve"> and 2</w:t>
      </w:r>
      <w:r w:rsidR="00291224" w:rsidRPr="00291224">
        <w:rPr>
          <w:rFonts w:ascii="Arial" w:eastAsiaTheme="minorEastAsia" w:hAnsi="Arial" w:cs="Arial"/>
          <w:sz w:val="22"/>
          <w:szCs w:val="22"/>
          <w:vertAlign w:val="superscript"/>
        </w:rPr>
        <w:t>nd</w:t>
      </w:r>
      <w:r w:rsidR="00291224">
        <w:rPr>
          <w:rFonts w:ascii="Arial" w:eastAsiaTheme="minorEastAsia" w:hAnsi="Arial" w:cs="Arial"/>
          <w:sz w:val="22"/>
          <w:szCs w:val="22"/>
        </w:rPr>
        <w:t xml:space="preserve"> bud are independently chosen, the chances that two consecutive buds coincide is in no way minimized. Contrastingly, only in the case of bipolar budding, two consecutive buds </w:t>
      </w:r>
      <w:r w:rsidR="00291224">
        <w:rPr>
          <w:rFonts w:ascii="Arial" w:eastAsiaTheme="minorEastAsia" w:hAnsi="Arial" w:cs="Arial"/>
          <w:sz w:val="22"/>
          <w:szCs w:val="22"/>
        </w:rPr>
        <w:lastRenderedPageBreak/>
        <w:t xml:space="preserve">are formed in distant pole and hence reducing the probability of coincidence event. This observation hints at the importance of geometric </w:t>
      </w:r>
      <w:r w:rsidR="00CC6E02">
        <w:rPr>
          <w:rFonts w:ascii="Arial" w:eastAsiaTheme="minorEastAsia" w:hAnsi="Arial" w:cs="Arial"/>
          <w:sz w:val="22"/>
          <w:szCs w:val="22"/>
        </w:rPr>
        <w:t xml:space="preserve">position of buds in determining the variability of cell-state fraction which is not captured in our dynamic network model. This highlights a potential limit of the current modelling approach and calls for incorporation of geometric position for determining phenotypes like variability. </w:t>
      </w:r>
    </w:p>
    <w:p w14:paraId="4FF27D46" w14:textId="77777777" w:rsidR="007A1D97" w:rsidRDefault="007A1D97" w:rsidP="00F064E4">
      <w:pPr>
        <w:jc w:val="both"/>
        <w:rPr>
          <w:ins w:id="1023" w:author="Piyush Nanda" w:date="2023-01-26T10:30:00Z"/>
          <w:rFonts w:ascii="Arial" w:hAnsi="Arial" w:cs="Arial"/>
          <w:b/>
          <w:bCs/>
          <w:sz w:val="22"/>
          <w:szCs w:val="22"/>
        </w:rPr>
      </w:pPr>
    </w:p>
    <w:p w14:paraId="66905D39" w14:textId="20DCC15B" w:rsidR="004F7C99" w:rsidDel="007A1D97" w:rsidRDefault="004F7C99" w:rsidP="00F064E4">
      <w:pPr>
        <w:jc w:val="both"/>
        <w:rPr>
          <w:del w:id="1024" w:author="Piyush Nanda" w:date="2023-01-26T10:30:00Z"/>
          <w:rFonts w:ascii="Arial" w:hAnsi="Arial" w:cs="Arial"/>
          <w:b/>
          <w:bCs/>
          <w:sz w:val="22"/>
          <w:szCs w:val="22"/>
        </w:rPr>
      </w:pPr>
      <w:r>
        <w:rPr>
          <w:rFonts w:ascii="Arial" w:hAnsi="Arial" w:cs="Arial"/>
          <w:b/>
          <w:bCs/>
          <w:sz w:val="22"/>
          <w:szCs w:val="22"/>
        </w:rPr>
        <w:t>Discussion</w:t>
      </w:r>
    </w:p>
    <w:p w14:paraId="54C0092B" w14:textId="77777777" w:rsidR="004F7C99" w:rsidRPr="004F7C99" w:rsidRDefault="004F7C99" w:rsidP="00F064E4">
      <w:pPr>
        <w:jc w:val="both"/>
        <w:rPr>
          <w:rFonts w:ascii="Arial" w:hAnsi="Arial" w:cs="Arial"/>
          <w:sz w:val="22"/>
          <w:szCs w:val="22"/>
        </w:rPr>
      </w:pPr>
    </w:p>
    <w:p w14:paraId="6DC15E86" w14:textId="0E4B503F" w:rsidR="00C87AF3" w:rsidRPr="00C87AF3" w:rsidRDefault="00C87AF3" w:rsidP="00F064E4">
      <w:pPr>
        <w:jc w:val="both"/>
        <w:rPr>
          <w:rFonts w:ascii="Arial" w:hAnsi="Arial" w:cs="Arial"/>
          <w:sz w:val="22"/>
          <w:szCs w:val="22"/>
        </w:rPr>
      </w:pPr>
      <w:r w:rsidRPr="00C87AF3">
        <w:rPr>
          <w:rFonts w:ascii="Arial" w:hAnsi="Arial" w:cs="Arial"/>
          <w:sz w:val="22"/>
          <w:szCs w:val="22"/>
        </w:rPr>
        <w:t>Evolved yeast clusters throw light on at least a couple of scenarios that would have selected multicellularity</w:t>
      </w:r>
      <w:customXmlInsRangeStart w:id="1025" w:author="Piyush Nanda" w:date="2023-01-26T10:30:00Z"/>
      <w:sdt>
        <w:sdtPr>
          <w:rPr>
            <w:rFonts w:ascii="Arial" w:hAnsi="Arial" w:cs="Arial"/>
            <w:color w:val="000000"/>
            <w:sz w:val="22"/>
            <w:szCs w:val="22"/>
            <w:vertAlign w:val="superscript"/>
            <w:rPrChange w:id="1026" w:author="Piyush Nanda" w:date="2023-01-26T11:36:00Z">
              <w:rPr>
                <w:rFonts w:ascii="Arial" w:hAnsi="Arial" w:cs="Arial"/>
                <w:sz w:val="22"/>
                <w:szCs w:val="22"/>
              </w:rPr>
            </w:rPrChange>
          </w:rPr>
          <w:tag w:val="MENDELEY_CITATION_v3_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"/>
          <w:id w:val="-1742869428"/>
          <w:placeholder>
            <w:docPart w:val="DefaultPlaceholder_-1854013440"/>
          </w:placeholder>
        </w:sdtPr>
        <w:sdtContent>
          <w:customXmlInsRangeEnd w:id="1025"/>
          <w:ins w:id="1027" w:author="Piyush Nanda" w:date="2023-01-26T11:36:00Z">
            <w:r w:rsidR="00C548E9" w:rsidRPr="00C548E9">
              <w:rPr>
                <w:rFonts w:ascii="Arial" w:hAnsi="Arial" w:cs="Arial"/>
                <w:color w:val="000000"/>
                <w:sz w:val="22"/>
                <w:szCs w:val="22"/>
                <w:vertAlign w:val="superscript"/>
              </w:rPr>
              <w:t>1</w:t>
            </w:r>
          </w:ins>
          <w:customXmlInsRangeStart w:id="1028" w:author="Piyush Nanda" w:date="2023-01-26T10:30:00Z"/>
        </w:sdtContent>
      </w:sdt>
      <w:customXmlInsRangeEnd w:id="1028"/>
      <w:r w:rsidRPr="00C87AF3">
        <w:rPr>
          <w:rFonts w:ascii="Arial" w:hAnsi="Arial" w:cs="Arial"/>
          <w:sz w:val="22"/>
          <w:szCs w:val="22"/>
        </w:rPr>
        <w:t>. Such model systems help inquire what molecular features control cellular organization in the multicellular system as seen in more complex organisms across the tree of life. The ease of genetic manipulation makes yeast an excellent tool for understanding the dynamics of how single cells form multicellular structures. Complex multicellular organisms have evolved mechanisms to control the proportion of their cell types to provide them with reproductive advantage. Current research argues how mechanisms that control cell cycle combined with morphogen sensing and lateral inhibition</w:t>
      </w:r>
      <w:sdt>
        <w:sdtPr>
          <w:rPr>
            <w:rFonts w:ascii="Arial" w:hAnsi="Arial" w:cs="Arial"/>
            <w:color w:val="000000"/>
            <w:sz w:val="22"/>
            <w:szCs w:val="22"/>
            <w:vertAlign w:val="superscript"/>
          </w:rPr>
          <w:tag w:val="MENDELEY_CITATION_v3_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"/>
          <w:id w:val="-219589774"/>
          <w:placeholder>
            <w:docPart w:val="DefaultPlaceholder_-1854013440"/>
          </w:placeholder>
        </w:sdtPr>
        <w:sdtContent>
          <w:ins w:id="1029" w:author="Piyush Nanda" w:date="2023-01-26T11:36:00Z">
            <w:r w:rsidR="00C548E9" w:rsidRPr="00C548E9">
              <w:rPr>
                <w:rFonts w:ascii="Arial" w:hAnsi="Arial" w:cs="Arial"/>
                <w:color w:val="000000"/>
                <w:sz w:val="22"/>
                <w:szCs w:val="22"/>
                <w:vertAlign w:val="superscript"/>
              </w:rPr>
              <w:t>22</w:t>
            </w:r>
          </w:ins>
          <w:del w:id="1030" w:author="Piyush Nanda" w:date="2023-01-26T09:47:00Z">
            <w:r w:rsidR="005A4C03" w:rsidRPr="00C548E9" w:rsidDel="003A1D23">
              <w:rPr>
                <w:rFonts w:ascii="Arial" w:hAnsi="Arial" w:cs="Arial"/>
                <w:color w:val="000000"/>
                <w:sz w:val="22"/>
                <w:szCs w:val="22"/>
                <w:vertAlign w:val="superscript"/>
              </w:rPr>
              <w:delText>8</w:delText>
            </w:r>
          </w:del>
        </w:sdtContent>
      </w:sdt>
      <w:r w:rsidRPr="00C87AF3">
        <w:rPr>
          <w:rFonts w:ascii="Arial" w:hAnsi="Arial" w:cs="Arial"/>
          <w:sz w:val="22"/>
          <w:szCs w:val="22"/>
        </w:rPr>
        <w:t xml:space="preserve"> allow them to maintain robust ratios despite stochasticity in cell fate decisions. The absence of correct cell-type ratios can compromise fitness in scenarios where metabolic interactions prevail</w:t>
      </w:r>
      <w:customXmlInsRangeStart w:id="1031" w:author="Piyush Nanda" w:date="2023-01-26T10:34:00Z"/>
      <w:sdt>
        <w:sdtPr>
          <w:rPr>
            <w:rFonts w:ascii="Arial" w:hAnsi="Arial" w:cs="Arial"/>
            <w:color w:val="000000"/>
            <w:sz w:val="22"/>
            <w:szCs w:val="22"/>
            <w:vertAlign w:val="superscript"/>
            <w:rPrChange w:id="1032" w:author="Piyush Nanda" w:date="2023-01-26T11:36:00Z">
              <w:rPr>
                <w:rFonts w:ascii="Arial" w:hAnsi="Arial" w:cs="Arial"/>
                <w:sz w:val="22"/>
                <w:szCs w:val="22"/>
              </w:rPr>
            </w:rPrChange>
          </w:rPr>
          <w:tag w:val="MENDELEY_CITATION_v3_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"/>
          <w:id w:val="-894274628"/>
          <w:placeholder>
            <w:docPart w:val="DefaultPlaceholder_-1854013440"/>
          </w:placeholder>
        </w:sdtPr>
        <w:sdtContent>
          <w:customXmlInsRangeEnd w:id="1031"/>
          <w:ins w:id="1033" w:author="Piyush Nanda" w:date="2023-01-26T11:36:00Z">
            <w:r w:rsidR="00C548E9" w:rsidRPr="00C548E9">
              <w:rPr>
                <w:rFonts w:ascii="Arial" w:hAnsi="Arial" w:cs="Arial"/>
                <w:color w:val="000000"/>
                <w:sz w:val="22"/>
                <w:szCs w:val="22"/>
                <w:vertAlign w:val="superscript"/>
              </w:rPr>
              <w:t>23</w:t>
            </w:r>
          </w:ins>
          <w:customXmlInsRangeStart w:id="1034" w:author="Piyush Nanda" w:date="2023-01-26T10:34:00Z"/>
        </w:sdtContent>
      </w:sdt>
      <w:customXmlInsRangeEnd w:id="1034"/>
      <w:r w:rsidRPr="00C87AF3">
        <w:rPr>
          <w:rFonts w:ascii="Arial" w:hAnsi="Arial" w:cs="Arial"/>
          <w:sz w:val="22"/>
          <w:szCs w:val="22"/>
        </w:rPr>
        <w:t>. For example, in the case of obligate resource cross-feeding, two-cell types must be in the same cluster. How do cells achieve such robustness despite the stochastic nature of the underlying processes is an open question?</w:t>
      </w:r>
    </w:p>
    <w:p w14:paraId="2E542441" w14:textId="77777777" w:rsidR="00C87AF3" w:rsidRPr="00C87AF3" w:rsidRDefault="00C87AF3" w:rsidP="00F064E4">
      <w:pPr>
        <w:jc w:val="both"/>
        <w:rPr>
          <w:rFonts w:ascii="Arial" w:hAnsi="Arial" w:cs="Arial"/>
          <w:sz w:val="22"/>
          <w:szCs w:val="22"/>
        </w:rPr>
      </w:pPr>
    </w:p>
    <w:p w14:paraId="6CFFA8E7" w14:textId="7ADB616C" w:rsidR="00C87AF3" w:rsidRPr="00C87AF3" w:rsidRDefault="00C87AF3" w:rsidP="00F064E4">
      <w:pPr>
        <w:jc w:val="both"/>
        <w:rPr>
          <w:rFonts w:ascii="Arial" w:hAnsi="Arial" w:cs="Arial"/>
          <w:sz w:val="22"/>
          <w:szCs w:val="22"/>
        </w:rPr>
      </w:pPr>
      <w:r w:rsidRPr="00C87AF3">
        <w:rPr>
          <w:rFonts w:ascii="Arial" w:hAnsi="Arial" w:cs="Arial"/>
          <w:sz w:val="22"/>
          <w:szCs w:val="22"/>
        </w:rPr>
        <w:t>Here, in a simple eukaryotic, multicellular system, we show that the modality of cluster fragmentation can regulate the size distribution in clusters using a dynamic network modelling approach. The model also does not take any parameters related to the exact mechanics of fracture or geometry of cell size and position and recapitulates the experimental cluster size distributions</w:t>
      </w:r>
      <w:r w:rsidR="00CC6E02">
        <w:rPr>
          <w:rFonts w:ascii="Arial" w:hAnsi="Arial" w:cs="Arial"/>
          <w:sz w:val="22"/>
          <w:szCs w:val="22"/>
        </w:rPr>
        <w:t xml:space="preserve"> across a wide array of conditions</w:t>
      </w:r>
      <w:r w:rsidRPr="00C87AF3">
        <w:rPr>
          <w:rFonts w:ascii="Arial" w:hAnsi="Arial" w:cs="Arial"/>
          <w:sz w:val="22"/>
          <w:szCs w:val="22"/>
        </w:rPr>
        <w:t xml:space="preserve">. While we experimentally manipulate the budding pattern </w:t>
      </w:r>
      <w:r w:rsidR="00CC6E02">
        <w:rPr>
          <w:rFonts w:ascii="Arial" w:hAnsi="Arial" w:cs="Arial"/>
          <w:sz w:val="22"/>
          <w:szCs w:val="22"/>
        </w:rPr>
        <w:t>or</w:t>
      </w:r>
      <w:r w:rsidRPr="00C87AF3">
        <w:rPr>
          <w:rFonts w:ascii="Arial" w:hAnsi="Arial" w:cs="Arial"/>
          <w:sz w:val="22"/>
          <w:szCs w:val="22"/>
        </w:rPr>
        <w:t xml:space="preserve"> chitin hydrolysis rate using approaches</w:t>
      </w:r>
      <w:r w:rsidR="00CC6E02">
        <w:rPr>
          <w:rFonts w:ascii="Arial" w:hAnsi="Arial" w:cs="Arial"/>
          <w:sz w:val="22"/>
          <w:szCs w:val="22"/>
        </w:rPr>
        <w:t xml:space="preserve"> </w:t>
      </w:r>
      <w:r w:rsidR="00CC6E02" w:rsidRPr="00C87AF3">
        <w:rPr>
          <w:rFonts w:ascii="Arial" w:hAnsi="Arial" w:cs="Arial"/>
          <w:sz w:val="22"/>
          <w:szCs w:val="22"/>
        </w:rPr>
        <w:t>idiosyncratic</w:t>
      </w:r>
      <w:r w:rsidRPr="00C87AF3">
        <w:rPr>
          <w:rFonts w:ascii="Arial" w:hAnsi="Arial" w:cs="Arial"/>
          <w:sz w:val="22"/>
          <w:szCs w:val="22"/>
        </w:rPr>
        <w:t xml:space="preserve"> to </w:t>
      </w:r>
      <w:r w:rsidRPr="008C454D">
        <w:rPr>
          <w:rFonts w:ascii="Arial" w:hAnsi="Arial" w:cs="Arial"/>
          <w:i/>
          <w:iCs/>
          <w:sz w:val="22"/>
          <w:szCs w:val="22"/>
        </w:rPr>
        <w:t>Saccharomyces cerevisiae</w:t>
      </w:r>
      <w:r w:rsidRPr="00C87AF3">
        <w:rPr>
          <w:rFonts w:ascii="Arial" w:hAnsi="Arial" w:cs="Arial"/>
          <w:sz w:val="22"/>
          <w:szCs w:val="22"/>
        </w:rPr>
        <w:t>, the model(s) parameters are general, i.e., kissing number or link breaking rate</w:t>
      </w:r>
      <w:r w:rsidR="00E8085A">
        <w:rPr>
          <w:rFonts w:ascii="Arial" w:hAnsi="Arial" w:cs="Arial"/>
          <w:sz w:val="22"/>
          <w:szCs w:val="22"/>
        </w:rPr>
        <w:t xml:space="preserve"> and are thus applicable to any multicellular network of cells</w:t>
      </w:r>
      <w:r w:rsidRPr="00C87AF3">
        <w:rPr>
          <w:rFonts w:ascii="Arial" w:hAnsi="Arial" w:cs="Arial"/>
          <w:sz w:val="22"/>
          <w:szCs w:val="22"/>
        </w:rPr>
        <w:t>. Previous work has also shown that the organization of cells in clusters follow information entropy maximization principles irrespective of the organism or cell type</w:t>
      </w:r>
      <w:sdt>
        <w:sdtPr>
          <w:rPr>
            <w:rFonts w:ascii="Arial" w:hAnsi="Arial" w:cs="Arial"/>
            <w:color w:val="000000"/>
            <w:sz w:val="22"/>
            <w:szCs w:val="22"/>
            <w:vertAlign w:val="superscript"/>
          </w:rPr>
          <w:tag w:val="MENDELEY_CITATION_v3_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"/>
          <w:id w:val="-516001705"/>
          <w:placeholder>
            <w:docPart w:val="DefaultPlaceholder_-1854013440"/>
          </w:placeholder>
        </w:sdtPr>
        <w:sdtContent>
          <w:ins w:id="1035" w:author="Piyush Nanda" w:date="2023-01-26T11:36:00Z">
            <w:r w:rsidR="00C548E9" w:rsidRPr="00C548E9">
              <w:rPr>
                <w:rFonts w:ascii="Arial" w:hAnsi="Arial" w:cs="Arial"/>
                <w:color w:val="000000"/>
                <w:sz w:val="22"/>
                <w:szCs w:val="22"/>
                <w:vertAlign w:val="superscript"/>
              </w:rPr>
              <w:t>15</w:t>
            </w:r>
          </w:ins>
          <w:del w:id="1036" w:author="Piyush Nanda" w:date="2023-01-26T09:47:00Z">
            <w:r w:rsidR="005A4C03" w:rsidRPr="00C548E9" w:rsidDel="003A1D23">
              <w:rPr>
                <w:rFonts w:ascii="Arial" w:hAnsi="Arial" w:cs="Arial"/>
                <w:color w:val="000000"/>
                <w:sz w:val="22"/>
                <w:szCs w:val="22"/>
                <w:vertAlign w:val="superscript"/>
              </w:rPr>
              <w:delText>9</w:delText>
            </w:r>
          </w:del>
        </w:sdtContent>
      </w:sdt>
      <w:r w:rsidRPr="00C87AF3">
        <w:rPr>
          <w:rFonts w:ascii="Arial" w:hAnsi="Arial" w:cs="Arial"/>
          <w:sz w:val="22"/>
          <w:szCs w:val="22"/>
        </w:rPr>
        <w:t xml:space="preserve">. We, therefore, hypothesize that such a model can capture growth and fragmentation dynamics in other multicellular systems after adjusting the parameters to specific cases. Applying the models to differentiating organoids/spheroids or organoid </w:t>
      </w:r>
      <w:r w:rsidR="008C454D" w:rsidRPr="00C87AF3">
        <w:rPr>
          <w:rFonts w:ascii="Arial" w:hAnsi="Arial" w:cs="Arial"/>
          <w:sz w:val="22"/>
          <w:szCs w:val="22"/>
        </w:rPr>
        <w:t>tumor</w:t>
      </w:r>
      <w:r w:rsidRPr="00C87AF3">
        <w:rPr>
          <w:rFonts w:ascii="Arial" w:hAnsi="Arial" w:cs="Arial"/>
          <w:sz w:val="22"/>
          <w:szCs w:val="22"/>
        </w:rPr>
        <w:t xml:space="preserve"> models would be interesting to see if growth and fragmentation can be modelled by a dynamic network model like the one proposed in this study.</w:t>
      </w:r>
    </w:p>
    <w:p w14:paraId="408D1D17" w14:textId="0BA5B3FE" w:rsidR="009045FC" w:rsidRDefault="009045FC" w:rsidP="00F064E4">
      <w:pPr>
        <w:jc w:val="both"/>
        <w:rPr>
          <w:rFonts w:ascii="Arial" w:hAnsi="Arial" w:cs="Arial"/>
          <w:sz w:val="22"/>
          <w:szCs w:val="22"/>
        </w:rPr>
      </w:pPr>
    </w:p>
    <w:p w14:paraId="46980E4A" w14:textId="425D94A0" w:rsidR="00254F59" w:rsidRDefault="00254F59" w:rsidP="00F064E4">
      <w:pPr>
        <w:jc w:val="both"/>
        <w:rPr>
          <w:rFonts w:ascii="Arial" w:hAnsi="Arial" w:cs="Arial"/>
          <w:sz w:val="22"/>
          <w:szCs w:val="22"/>
        </w:rPr>
      </w:pPr>
      <w:r>
        <w:rPr>
          <w:rFonts w:ascii="Arial" w:hAnsi="Arial" w:cs="Arial"/>
          <w:sz w:val="22"/>
          <w:szCs w:val="22"/>
        </w:rPr>
        <w:t xml:space="preserve">Moreover, this study also highlights how a single perturbation i.e., kissing number can concomitantly </w:t>
      </w:r>
      <w:proofErr w:type="spellStart"/>
      <w:r>
        <w:rPr>
          <w:rFonts w:ascii="Arial" w:hAnsi="Arial" w:cs="Arial"/>
          <w:sz w:val="22"/>
          <w:szCs w:val="22"/>
        </w:rPr>
        <w:t>i</w:t>
      </w:r>
      <w:proofErr w:type="spellEnd"/>
      <w:r>
        <w:rPr>
          <w:rFonts w:ascii="Arial" w:hAnsi="Arial" w:cs="Arial"/>
          <w:sz w:val="22"/>
          <w:szCs w:val="22"/>
        </w:rPr>
        <w:t xml:space="preserve">) increase the size of the clusters ii) reduce the fraction of sterile clusters iii) reduces the cluster-to-cluster variability across a set of conditions. We speculate that these perturbations would have provided multiple advantages to organisms at once allowing a hard sweep of alleles </w:t>
      </w:r>
      <w:r w:rsidR="00DA5516">
        <w:rPr>
          <w:rFonts w:ascii="Arial" w:hAnsi="Arial" w:cs="Arial"/>
          <w:sz w:val="22"/>
          <w:szCs w:val="22"/>
        </w:rPr>
        <w:t xml:space="preserve">functionally analogous to </w:t>
      </w:r>
      <w:r w:rsidR="00DA5516">
        <w:rPr>
          <w:rFonts w:ascii="Arial" w:hAnsi="Arial" w:cs="Arial"/>
          <w:i/>
          <w:iCs/>
          <w:sz w:val="22"/>
          <w:szCs w:val="22"/>
        </w:rPr>
        <w:t xml:space="preserve">bud3∆ </w:t>
      </w:r>
      <w:r w:rsidR="00DA5516">
        <w:rPr>
          <w:rFonts w:ascii="Arial" w:hAnsi="Arial" w:cs="Arial"/>
          <w:sz w:val="22"/>
          <w:szCs w:val="22"/>
        </w:rPr>
        <w:t xml:space="preserve">or </w:t>
      </w:r>
      <w:r w:rsidR="00DA5516">
        <w:rPr>
          <w:rFonts w:ascii="Arial" w:hAnsi="Arial" w:cs="Arial"/>
          <w:i/>
          <w:iCs/>
          <w:sz w:val="22"/>
          <w:szCs w:val="22"/>
        </w:rPr>
        <w:t>bud4∆</w:t>
      </w:r>
      <w:r>
        <w:rPr>
          <w:rFonts w:ascii="Arial" w:hAnsi="Arial" w:cs="Arial"/>
          <w:sz w:val="22"/>
          <w:szCs w:val="22"/>
        </w:rPr>
        <w:t xml:space="preserve"> during natural selection. Moreover, our observations from Figure 5, highlight that faster growth of individual cells lead to a shift in the cluster size distributions towards bigger clusters. We also speculate that such a relation would have allowed formation of bigger clusters without any direct cost to cell division rate which potentially </w:t>
      </w:r>
      <w:r w:rsidR="00600CA8">
        <w:rPr>
          <w:rFonts w:ascii="Arial" w:hAnsi="Arial" w:cs="Arial"/>
          <w:sz w:val="22"/>
          <w:szCs w:val="22"/>
        </w:rPr>
        <w:t>supports</w:t>
      </w:r>
      <w:r>
        <w:rPr>
          <w:rFonts w:ascii="Arial" w:hAnsi="Arial" w:cs="Arial"/>
          <w:sz w:val="22"/>
          <w:szCs w:val="22"/>
        </w:rPr>
        <w:t xml:space="preserve"> the plausibility of multicellularity as a trait. </w:t>
      </w:r>
    </w:p>
    <w:p w14:paraId="36250E08" w14:textId="77777777" w:rsidR="00254F59" w:rsidRPr="00C87AF3" w:rsidRDefault="00254F59" w:rsidP="00F064E4">
      <w:pPr>
        <w:jc w:val="both"/>
        <w:rPr>
          <w:rFonts w:ascii="Arial" w:hAnsi="Arial" w:cs="Arial"/>
          <w:sz w:val="22"/>
          <w:szCs w:val="22"/>
        </w:rPr>
      </w:pPr>
    </w:p>
    <w:p w14:paraId="40C96DC8" w14:textId="10E86C28" w:rsidR="00254F59" w:rsidRDefault="00C87AF3" w:rsidP="00F064E4">
      <w:pPr>
        <w:jc w:val="both"/>
        <w:rPr>
          <w:rFonts w:ascii="Arial" w:hAnsi="Arial" w:cs="Arial"/>
          <w:sz w:val="22"/>
          <w:szCs w:val="22"/>
        </w:rPr>
      </w:pPr>
      <w:r w:rsidRPr="00C87AF3">
        <w:rPr>
          <w:rFonts w:ascii="Arial" w:hAnsi="Arial" w:cs="Arial"/>
          <w:sz w:val="22"/>
          <w:szCs w:val="22"/>
        </w:rPr>
        <w:t>A limitation of this study is the assumption of tree-like growth of the cluster of cells which is idiosyncratic to multicellular yeast. In more complex life forms, the cells in the clusters are cemented together by an extracellular matrix comprising collagen or other binders</w:t>
      </w:r>
      <w:customXmlInsRangeStart w:id="1037" w:author="Piyush Nanda" w:date="2023-01-26T10:36:00Z"/>
      <w:sdt>
        <w:sdtPr>
          <w:rPr>
            <w:rFonts w:ascii="Arial" w:hAnsi="Arial" w:cs="Arial"/>
            <w:color w:val="000000"/>
            <w:sz w:val="22"/>
            <w:szCs w:val="22"/>
            <w:vertAlign w:val="superscript"/>
            <w:rPrChange w:id="1038" w:author="Piyush Nanda" w:date="2023-01-26T11:36:00Z">
              <w:rPr>
                <w:rFonts w:ascii="Arial" w:hAnsi="Arial" w:cs="Arial"/>
                <w:sz w:val="22"/>
                <w:szCs w:val="22"/>
              </w:rPr>
            </w:rPrChange>
          </w:rPr>
          <w:tag w:val="MENDELEY_CITATION_v3_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"/>
          <w:id w:val="2098123620"/>
          <w:placeholder>
            <w:docPart w:val="DefaultPlaceholder_-1854013440"/>
          </w:placeholder>
        </w:sdtPr>
        <w:sdtContent>
          <w:customXmlInsRangeEnd w:id="1037"/>
          <w:ins w:id="1039" w:author="Piyush Nanda" w:date="2023-01-26T11:36:00Z">
            <w:r w:rsidR="00C548E9" w:rsidRPr="00C548E9">
              <w:rPr>
                <w:rFonts w:ascii="Arial" w:hAnsi="Arial" w:cs="Arial"/>
                <w:color w:val="000000"/>
                <w:sz w:val="22"/>
                <w:szCs w:val="22"/>
                <w:vertAlign w:val="superscript"/>
              </w:rPr>
              <w:t>24</w:t>
            </w:r>
          </w:ins>
          <w:customXmlInsRangeStart w:id="1040" w:author="Piyush Nanda" w:date="2023-01-26T10:36:00Z"/>
        </w:sdtContent>
      </w:sdt>
      <w:customXmlInsRangeEnd w:id="1040"/>
      <w:r w:rsidRPr="00C87AF3">
        <w:rPr>
          <w:rFonts w:ascii="Arial" w:hAnsi="Arial" w:cs="Arial"/>
          <w:sz w:val="22"/>
          <w:szCs w:val="22"/>
        </w:rPr>
        <w:t>. This allows cells to form connections with other surrounding cells, unlike yeast clusters where a cell is only linked to the mother cell. Moreover, cells in complex multicellular organisms can sense mechanical forces</w:t>
      </w:r>
      <w:customXmlInsRangeStart w:id="1041" w:author="Piyush Nanda" w:date="2023-01-26T10:38:00Z"/>
      <w:sdt>
        <w:sdtPr>
          <w:rPr>
            <w:rFonts w:ascii="Arial" w:hAnsi="Arial" w:cs="Arial"/>
            <w:color w:val="000000"/>
            <w:sz w:val="22"/>
            <w:szCs w:val="22"/>
            <w:vertAlign w:val="superscript"/>
            <w:rPrChange w:id="1042" w:author="Piyush Nanda" w:date="2023-01-26T11:36:00Z">
              <w:rPr>
                <w:rFonts w:ascii="Arial" w:hAnsi="Arial" w:cs="Arial"/>
                <w:sz w:val="22"/>
                <w:szCs w:val="22"/>
              </w:rPr>
            </w:rPrChange>
          </w:rPr>
          <w:tag w:val="MENDELEY_CITATION_v3_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"/>
          <w:id w:val="-1841534835"/>
          <w:placeholder>
            <w:docPart w:val="DefaultPlaceholder_-1854013440"/>
          </w:placeholder>
        </w:sdtPr>
        <w:sdtContent>
          <w:customXmlInsRangeEnd w:id="1041"/>
          <w:ins w:id="1043" w:author="Piyush Nanda" w:date="2023-01-26T11:36:00Z">
            <w:r w:rsidR="00C548E9" w:rsidRPr="00C548E9">
              <w:rPr>
                <w:rFonts w:ascii="Arial" w:hAnsi="Arial" w:cs="Arial"/>
                <w:color w:val="000000"/>
                <w:sz w:val="22"/>
                <w:szCs w:val="22"/>
                <w:vertAlign w:val="superscript"/>
              </w:rPr>
              <w:t>25</w:t>
            </w:r>
          </w:ins>
          <w:customXmlInsRangeStart w:id="1044" w:author="Piyush Nanda" w:date="2023-01-26T10:38:00Z"/>
        </w:sdtContent>
      </w:sdt>
      <w:customXmlInsRangeEnd w:id="1044"/>
      <w:r w:rsidRPr="00C87AF3">
        <w:rPr>
          <w:rFonts w:ascii="Arial" w:hAnsi="Arial" w:cs="Arial"/>
          <w:sz w:val="22"/>
          <w:szCs w:val="22"/>
        </w:rPr>
        <w:t xml:space="preserve"> around them and control cell division. This allows them to form 3D structures like organs using morphogenetic clues and having feedback control on their cell cycle. </w:t>
      </w:r>
      <w:del w:id="1045" w:author="Piyush Nanda" w:date="2023-01-26T10:38:00Z">
        <w:r w:rsidR="00254F59" w:rsidDel="00CD1F71">
          <w:rPr>
            <w:rFonts w:ascii="Arial" w:hAnsi="Arial" w:cs="Arial"/>
            <w:sz w:val="22"/>
            <w:szCs w:val="22"/>
          </w:rPr>
          <w:delText xml:space="preserve">While MultiCellNet in its current form explains most of the phenotypes we were interested in, it might fail to predict others. </w:delText>
        </w:r>
      </w:del>
      <w:r w:rsidR="00254F59">
        <w:rPr>
          <w:rFonts w:ascii="Arial" w:hAnsi="Arial" w:cs="Arial"/>
          <w:sz w:val="22"/>
          <w:szCs w:val="22"/>
        </w:rPr>
        <w:t>Given the ease of adding more features to the dynamic network model i.e., as attributes to nodes and edges, it would be interesting to further explore and see what other features need to incorporate to explain multicellular phenotypes in more sophisticated form of development and organization. For example, would incorporating information about lateral inhibition</w:t>
      </w:r>
      <w:customXmlInsRangeStart w:id="1046" w:author="Piyush Nanda" w:date="2023-01-26T10:40:00Z"/>
      <w:sdt>
        <w:sdtPr>
          <w:rPr>
            <w:rFonts w:ascii="Arial" w:hAnsi="Arial" w:cs="Arial"/>
            <w:color w:val="000000"/>
            <w:sz w:val="22"/>
            <w:szCs w:val="22"/>
            <w:vertAlign w:val="superscript"/>
            <w:rPrChange w:id="1047" w:author="Piyush Nanda" w:date="2023-01-26T11:36:00Z">
              <w:rPr>
                <w:rFonts w:ascii="Arial" w:hAnsi="Arial" w:cs="Arial"/>
                <w:sz w:val="22"/>
                <w:szCs w:val="22"/>
              </w:rPr>
            </w:rPrChange>
          </w:rPr>
          <w:tag w:val="MENDELEY_CITATION_v3_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"/>
          <w:id w:val="-114143194"/>
          <w:placeholder>
            <w:docPart w:val="DefaultPlaceholder_-1854013440"/>
          </w:placeholder>
        </w:sdtPr>
        <w:sdtContent>
          <w:customXmlInsRangeEnd w:id="1046"/>
          <w:ins w:id="1048" w:author="Piyush Nanda" w:date="2023-01-26T11:36:00Z">
            <w:r w:rsidR="00C548E9" w:rsidRPr="00C548E9">
              <w:rPr>
                <w:rFonts w:ascii="Arial" w:hAnsi="Arial" w:cs="Arial"/>
                <w:color w:val="000000"/>
                <w:sz w:val="22"/>
                <w:szCs w:val="22"/>
                <w:vertAlign w:val="superscript"/>
              </w:rPr>
              <w:t>26</w:t>
            </w:r>
          </w:ins>
          <w:customXmlInsRangeStart w:id="1049" w:author="Piyush Nanda" w:date="2023-01-26T10:40:00Z"/>
        </w:sdtContent>
      </w:sdt>
      <w:customXmlInsRangeEnd w:id="1049"/>
      <w:r w:rsidR="00254F59">
        <w:rPr>
          <w:rFonts w:ascii="Arial" w:hAnsi="Arial" w:cs="Arial"/>
          <w:sz w:val="22"/>
          <w:szCs w:val="22"/>
        </w:rPr>
        <w:t xml:space="preserve"> as a node attribute explain how mechanosensitive circuits modulate cluster size when a high level of precise in required? Or would incorporating morphogen sensing</w:t>
      </w:r>
      <w:customXmlInsRangeStart w:id="1050" w:author="Piyush Nanda" w:date="2023-01-26T10:44:00Z"/>
      <w:sdt>
        <w:sdtPr>
          <w:rPr>
            <w:rFonts w:ascii="Arial" w:hAnsi="Arial" w:cs="Arial"/>
            <w:color w:val="000000"/>
            <w:sz w:val="22"/>
            <w:szCs w:val="22"/>
            <w:vertAlign w:val="superscript"/>
            <w:rPrChange w:id="1051" w:author="Piyush Nanda" w:date="2023-01-26T11:36:00Z">
              <w:rPr>
                <w:rFonts w:ascii="Arial" w:hAnsi="Arial" w:cs="Arial"/>
                <w:sz w:val="22"/>
                <w:szCs w:val="22"/>
              </w:rPr>
            </w:rPrChange>
          </w:rPr>
          <w:tag w:val="MENDELEY_CITATION_v3_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"/>
          <w:id w:val="309063145"/>
          <w:placeholder>
            <w:docPart w:val="DefaultPlaceholder_-1854013440"/>
          </w:placeholder>
        </w:sdtPr>
        <w:sdtContent>
          <w:customXmlInsRangeEnd w:id="1050"/>
          <w:ins w:id="1052" w:author="Piyush Nanda" w:date="2023-01-26T11:36:00Z">
            <w:r w:rsidR="00C548E9" w:rsidRPr="00C548E9">
              <w:rPr>
                <w:rFonts w:ascii="Arial" w:hAnsi="Arial" w:cs="Arial"/>
                <w:color w:val="000000"/>
                <w:sz w:val="22"/>
                <w:szCs w:val="22"/>
                <w:vertAlign w:val="superscript"/>
              </w:rPr>
              <w:t>27</w:t>
            </w:r>
          </w:ins>
          <w:customXmlInsRangeStart w:id="1053" w:author="Piyush Nanda" w:date="2023-01-26T10:44:00Z"/>
        </w:sdtContent>
      </w:sdt>
      <w:customXmlInsRangeEnd w:id="1053"/>
      <w:r w:rsidR="00254F59">
        <w:rPr>
          <w:rFonts w:ascii="Arial" w:hAnsi="Arial" w:cs="Arial"/>
          <w:sz w:val="22"/>
          <w:szCs w:val="22"/>
        </w:rPr>
        <w:t xml:space="preserve"> as a node attribute based on geometric location allow prediction of patterning?</w:t>
      </w:r>
    </w:p>
    <w:p w14:paraId="0399D8E5" w14:textId="77777777" w:rsidR="00254F59" w:rsidRDefault="00254F59" w:rsidP="00F064E4">
      <w:pPr>
        <w:jc w:val="both"/>
        <w:rPr>
          <w:rFonts w:ascii="Arial" w:hAnsi="Arial" w:cs="Arial"/>
          <w:sz w:val="22"/>
          <w:szCs w:val="22"/>
        </w:rPr>
      </w:pPr>
    </w:p>
    <w:p w14:paraId="47E347FB" w14:textId="77777777" w:rsidR="00693217" w:rsidRDefault="00693217" w:rsidP="00F064E4">
      <w:pPr>
        <w:jc w:val="both"/>
        <w:rPr>
          <w:rFonts w:ascii="Arial" w:hAnsi="Arial" w:cs="Arial"/>
          <w:b/>
          <w:bCs/>
          <w:sz w:val="22"/>
          <w:szCs w:val="22"/>
        </w:rPr>
        <w:pPrChange w:id="1054" w:author="Piyush Nanda" w:date="2023-01-25T14:26:00Z">
          <w:pPr/>
        </w:pPrChange>
      </w:pPr>
    </w:p>
    <w:p w14:paraId="2E4144FE" w14:textId="77777777" w:rsidR="00693217" w:rsidRDefault="00693217" w:rsidP="00F064E4">
      <w:pPr>
        <w:jc w:val="both"/>
        <w:rPr>
          <w:rFonts w:ascii="Arial" w:hAnsi="Arial" w:cs="Arial"/>
          <w:b/>
          <w:bCs/>
          <w:sz w:val="22"/>
          <w:szCs w:val="22"/>
        </w:rPr>
        <w:pPrChange w:id="1055" w:author="Piyush Nanda" w:date="2023-01-25T14:26:00Z">
          <w:pPr/>
        </w:pPrChange>
      </w:pPr>
    </w:p>
    <w:p w14:paraId="471D9773" w14:textId="77777777" w:rsidR="00693217" w:rsidRDefault="00693217" w:rsidP="00F064E4">
      <w:pPr>
        <w:jc w:val="both"/>
        <w:rPr>
          <w:rFonts w:ascii="Arial" w:hAnsi="Arial" w:cs="Arial"/>
          <w:b/>
          <w:bCs/>
          <w:sz w:val="22"/>
          <w:szCs w:val="22"/>
        </w:rPr>
        <w:pPrChange w:id="1056" w:author="Piyush Nanda" w:date="2023-01-25T14:26:00Z">
          <w:pPr/>
        </w:pPrChange>
      </w:pPr>
    </w:p>
    <w:p w14:paraId="08FBCB5E" w14:textId="5C9B1318" w:rsidR="00CD1F71" w:rsidDel="0097546C" w:rsidRDefault="00CD1F71" w:rsidP="00F064E4">
      <w:pPr>
        <w:jc w:val="both"/>
        <w:rPr>
          <w:del w:id="1057" w:author="Piyush Nanda" w:date="2023-01-26T10:46:00Z"/>
          <w:rFonts w:ascii="Arial" w:hAnsi="Arial" w:cs="Arial"/>
          <w:b/>
          <w:bCs/>
          <w:sz w:val="22"/>
          <w:szCs w:val="22"/>
        </w:rPr>
        <w:pPrChange w:id="1058" w:author="Piyush Nanda" w:date="2023-01-25T14:26:00Z">
          <w:pPr/>
        </w:pPrChange>
      </w:pPr>
    </w:p>
    <w:p w14:paraId="7562FF17" w14:textId="44387967" w:rsidR="00693217" w:rsidDel="0097546C" w:rsidRDefault="00693217" w:rsidP="00F064E4">
      <w:pPr>
        <w:jc w:val="both"/>
        <w:rPr>
          <w:del w:id="1059" w:author="Piyush Nanda" w:date="2023-01-26T10:46:00Z"/>
          <w:rFonts w:ascii="Arial" w:hAnsi="Arial" w:cs="Arial"/>
          <w:b/>
          <w:bCs/>
          <w:sz w:val="22"/>
          <w:szCs w:val="22"/>
        </w:rPr>
        <w:pPrChange w:id="1060" w:author="Piyush Nanda" w:date="2023-01-25T14:26:00Z">
          <w:pPr/>
        </w:pPrChange>
      </w:pPr>
    </w:p>
    <w:p w14:paraId="63EB7276" w14:textId="019C36A5" w:rsidR="00282866" w:rsidRDefault="00282866" w:rsidP="00F064E4">
      <w:pPr>
        <w:jc w:val="both"/>
        <w:rPr>
          <w:rFonts w:ascii="Arial" w:hAnsi="Arial" w:cs="Arial"/>
          <w:b/>
          <w:bCs/>
          <w:sz w:val="22"/>
          <w:szCs w:val="22"/>
        </w:rPr>
        <w:pPrChange w:id="1061" w:author="Piyush Nanda" w:date="2023-01-25T14:26:00Z">
          <w:pPr/>
        </w:pPrChange>
      </w:pPr>
      <w:r w:rsidRPr="00282866">
        <w:rPr>
          <w:rFonts w:ascii="Arial" w:hAnsi="Arial" w:cs="Arial"/>
          <w:b/>
          <w:bCs/>
          <w:sz w:val="22"/>
          <w:szCs w:val="22"/>
        </w:rPr>
        <w:t>STAR Methods</w:t>
      </w:r>
    </w:p>
    <w:p w14:paraId="613B77D8" w14:textId="417180CC" w:rsidR="00282866" w:rsidRDefault="00282866" w:rsidP="00F064E4">
      <w:pPr>
        <w:jc w:val="both"/>
        <w:rPr>
          <w:rFonts w:ascii="Arial" w:hAnsi="Arial" w:cs="Arial"/>
          <w:b/>
          <w:bCs/>
          <w:sz w:val="22"/>
          <w:szCs w:val="22"/>
        </w:rPr>
        <w:pPrChange w:id="1062" w:author="Piyush Nanda" w:date="2023-01-25T14:26:00Z">
          <w:pPr/>
        </w:pPrChange>
      </w:pPr>
    </w:p>
    <w:p w14:paraId="3A66D818" w14:textId="25EA31FF" w:rsidR="00282866" w:rsidRPr="00693217" w:rsidRDefault="00282866" w:rsidP="00F064E4">
      <w:pPr>
        <w:jc w:val="both"/>
        <w:rPr>
          <w:rFonts w:ascii="Arial" w:hAnsi="Arial" w:cs="Arial"/>
          <w:b/>
          <w:bCs/>
          <w:sz w:val="22"/>
          <w:szCs w:val="22"/>
        </w:rPr>
        <w:pPrChange w:id="1063" w:author="Piyush Nanda" w:date="2023-01-25T14:26:00Z">
          <w:pPr/>
        </w:pPrChange>
      </w:pPr>
      <w:r w:rsidRPr="00693217">
        <w:rPr>
          <w:rFonts w:ascii="Arial" w:hAnsi="Arial" w:cs="Arial"/>
          <w:b/>
          <w:bCs/>
          <w:sz w:val="22"/>
          <w:szCs w:val="22"/>
        </w:rPr>
        <w:t>Key Resource Table</w:t>
      </w:r>
    </w:p>
    <w:p w14:paraId="5DCF8195" w14:textId="7CAB257D" w:rsidR="00692A86" w:rsidRDefault="00692A86" w:rsidP="00F064E4">
      <w:pPr>
        <w:jc w:val="both"/>
        <w:rPr>
          <w:rFonts w:ascii="Arial" w:hAnsi="Arial" w:cs="Arial"/>
          <w:sz w:val="22"/>
          <w:szCs w:val="22"/>
        </w:rPr>
        <w:pPrChange w:id="1064" w:author="Piyush Nanda" w:date="2023-01-25T14:26:00Z">
          <w:pPr/>
        </w:pPrChange>
      </w:pPr>
    </w:p>
    <w:tbl>
      <w:tblPr>
        <w:tblStyle w:val="TableGrid"/>
        <w:tblW w:w="0" w:type="auto"/>
        <w:tblLook w:val="04A0" w:firstRow="1" w:lastRow="0" w:firstColumn="1" w:lastColumn="0" w:noHBand="0" w:noVBand="1"/>
        <w:tblPrChange w:id="1065" w:author="Piyush Nanda" w:date="2023-01-25T14:11:00Z">
          <w:tblPr>
            <w:tblStyle w:val="GridTable1Light-Accent1"/>
            <w:tblW w:w="0" w:type="auto"/>
            <w:tblLook w:val="04A0" w:firstRow="1" w:lastRow="0" w:firstColumn="1" w:lastColumn="0" w:noHBand="0" w:noVBand="1"/>
          </w:tblPr>
        </w:tblPrChange>
      </w:tblPr>
      <w:tblGrid>
        <w:gridCol w:w="3415"/>
        <w:gridCol w:w="1260"/>
        <w:gridCol w:w="2340"/>
        <w:tblGridChange w:id="1066">
          <w:tblGrid>
            <w:gridCol w:w="2425"/>
            <w:gridCol w:w="990"/>
            <w:gridCol w:w="90"/>
            <w:gridCol w:w="1170"/>
            <w:gridCol w:w="720"/>
            <w:gridCol w:w="340"/>
            <w:gridCol w:w="1280"/>
          </w:tblGrid>
        </w:tblGridChange>
      </w:tblGrid>
      <w:tr w:rsidR="00E30EF5" w14:paraId="5DC196EE" w14:textId="77777777" w:rsidTr="00E30EF5">
        <w:tc>
          <w:tcPr>
            <w:tcW w:w="3415" w:type="dxa"/>
            <w:tcPrChange w:id="1067" w:author="Piyush Nanda" w:date="2023-01-25T14:11:00Z">
              <w:tcPr>
                <w:tcW w:w="3415" w:type="dxa"/>
                <w:gridSpan w:val="2"/>
              </w:tcPr>
            </w:tcPrChange>
          </w:tcPr>
          <w:p w14:paraId="5C07BA9A" w14:textId="46F10566" w:rsidR="00692A86" w:rsidRDefault="00692A86" w:rsidP="00F064E4">
            <w:pPr>
              <w:jc w:val="both"/>
              <w:rPr>
                <w:rFonts w:ascii="Arial" w:hAnsi="Arial" w:cs="Arial"/>
                <w:sz w:val="22"/>
                <w:szCs w:val="22"/>
              </w:rPr>
              <w:pPrChange w:id="1068" w:author="Piyush Nanda" w:date="2023-01-25T14:26:00Z">
                <w:pPr/>
              </w:pPrChange>
            </w:pPr>
            <w:r>
              <w:rPr>
                <w:rFonts w:ascii="Arial" w:hAnsi="Arial" w:cs="Arial"/>
                <w:sz w:val="22"/>
                <w:szCs w:val="22"/>
              </w:rPr>
              <w:t>Reagent or Resource</w:t>
            </w:r>
          </w:p>
        </w:tc>
        <w:tc>
          <w:tcPr>
            <w:tcW w:w="1260" w:type="dxa"/>
            <w:tcPrChange w:id="1069" w:author="Piyush Nanda" w:date="2023-01-25T14:11:00Z">
              <w:tcPr>
                <w:tcW w:w="1260" w:type="dxa"/>
                <w:gridSpan w:val="2"/>
              </w:tcPr>
            </w:tcPrChange>
          </w:tcPr>
          <w:p w14:paraId="2F8E8EB2" w14:textId="7333DBF1" w:rsidR="00692A86" w:rsidRDefault="00692A86" w:rsidP="00F064E4">
            <w:pPr>
              <w:jc w:val="both"/>
              <w:rPr>
                <w:rFonts w:ascii="Arial" w:hAnsi="Arial" w:cs="Arial"/>
                <w:sz w:val="22"/>
                <w:szCs w:val="22"/>
              </w:rPr>
              <w:pPrChange w:id="1070" w:author="Piyush Nanda" w:date="2023-01-25T14:26:00Z">
                <w:pPr/>
              </w:pPrChange>
            </w:pPr>
            <w:r>
              <w:rPr>
                <w:rFonts w:ascii="Arial" w:hAnsi="Arial" w:cs="Arial"/>
                <w:sz w:val="22"/>
                <w:szCs w:val="22"/>
              </w:rPr>
              <w:t>Source</w:t>
            </w:r>
          </w:p>
        </w:tc>
        <w:tc>
          <w:tcPr>
            <w:tcW w:w="2340" w:type="dxa"/>
            <w:tcPrChange w:id="1071" w:author="Piyush Nanda" w:date="2023-01-25T14:11:00Z">
              <w:tcPr>
                <w:tcW w:w="2340" w:type="dxa"/>
                <w:gridSpan w:val="3"/>
              </w:tcPr>
            </w:tcPrChange>
          </w:tcPr>
          <w:p w14:paraId="0B0519F6" w14:textId="455D97BD" w:rsidR="00692A86" w:rsidRDefault="00692A86" w:rsidP="00F064E4">
            <w:pPr>
              <w:jc w:val="both"/>
              <w:rPr>
                <w:rFonts w:ascii="Arial" w:hAnsi="Arial" w:cs="Arial"/>
                <w:sz w:val="22"/>
                <w:szCs w:val="22"/>
              </w:rPr>
              <w:pPrChange w:id="1072" w:author="Piyush Nanda" w:date="2023-01-25T14:26:00Z">
                <w:pPr/>
              </w:pPrChange>
            </w:pPr>
            <w:r>
              <w:rPr>
                <w:rFonts w:ascii="Arial" w:hAnsi="Arial" w:cs="Arial"/>
                <w:sz w:val="22"/>
                <w:szCs w:val="22"/>
              </w:rPr>
              <w:t xml:space="preserve">Identifier </w:t>
            </w:r>
          </w:p>
        </w:tc>
      </w:tr>
      <w:tr w:rsidR="00693217" w14:paraId="551F319C" w14:textId="77777777" w:rsidTr="00E30EF5">
        <w:tblPrEx>
          <w:tblPrExChange w:id="1073"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074" w:author="Piyush Nanda" w:date="2023-01-25T14:11:00Z">
            <w:trPr>
              <w:gridAfter w:val="0"/>
            </w:trPr>
          </w:trPrChange>
        </w:trPr>
        <w:tc>
          <w:tcPr>
            <w:tcW w:w="7015" w:type="dxa"/>
            <w:gridSpan w:val="3"/>
            <w:tcPrChange w:id="1075" w:author="Piyush Nanda" w:date="2023-01-25T14:11:00Z">
              <w:tcPr>
                <w:tcW w:w="5395" w:type="dxa"/>
                <w:gridSpan w:val="6"/>
              </w:tcPr>
            </w:tcPrChange>
          </w:tcPr>
          <w:p w14:paraId="353BE078" w14:textId="50014045" w:rsidR="00693217" w:rsidRPr="00E30EF5" w:rsidRDefault="00693217" w:rsidP="00F064E4">
            <w:pPr>
              <w:jc w:val="both"/>
              <w:rPr>
                <w:rFonts w:ascii="Arial" w:hAnsi="Arial" w:cs="Arial"/>
                <w:b/>
                <w:bCs/>
                <w:sz w:val="22"/>
                <w:szCs w:val="22"/>
                <w:rPrChange w:id="1076" w:author="Piyush Nanda" w:date="2023-01-25T14:08:00Z">
                  <w:rPr>
                    <w:rFonts w:ascii="Arial" w:hAnsi="Arial" w:cs="Arial"/>
                    <w:sz w:val="22"/>
                    <w:szCs w:val="22"/>
                  </w:rPr>
                </w:rPrChange>
              </w:rPr>
              <w:pPrChange w:id="1077" w:author="Piyush Nanda" w:date="2023-01-25T14:26:00Z">
                <w:pPr/>
              </w:pPrChange>
            </w:pPr>
            <w:r w:rsidRPr="00E30EF5">
              <w:rPr>
                <w:rFonts w:ascii="Arial" w:hAnsi="Arial" w:cs="Arial"/>
                <w:b/>
                <w:bCs/>
                <w:sz w:val="22"/>
                <w:szCs w:val="22"/>
                <w:rPrChange w:id="1078" w:author="Piyush Nanda" w:date="2023-01-25T14:08:00Z">
                  <w:rPr>
                    <w:rFonts w:ascii="Arial" w:hAnsi="Arial" w:cs="Arial"/>
                    <w:sz w:val="22"/>
                    <w:szCs w:val="22"/>
                  </w:rPr>
                </w:rPrChange>
              </w:rPr>
              <w:t>Chemicals, Peptides, and Recombinant Proteins</w:t>
            </w:r>
          </w:p>
        </w:tc>
      </w:tr>
      <w:tr w:rsidR="00E30EF5" w14:paraId="28A3AF80" w14:textId="77777777" w:rsidTr="00E30EF5">
        <w:tblPrEx>
          <w:tblPrExChange w:id="1079"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c>
          <w:tcPr>
            <w:tcW w:w="3415" w:type="dxa"/>
            <w:tcPrChange w:id="1080" w:author="Piyush Nanda" w:date="2023-01-25T14:11:00Z">
              <w:tcPr>
                <w:tcW w:w="3415" w:type="dxa"/>
                <w:gridSpan w:val="2"/>
              </w:tcPr>
            </w:tcPrChange>
          </w:tcPr>
          <w:p w14:paraId="28BF1B98" w14:textId="5E1EB70E" w:rsidR="00692A86" w:rsidRDefault="00E30EF5" w:rsidP="00F064E4">
            <w:pPr>
              <w:jc w:val="both"/>
              <w:rPr>
                <w:rFonts w:ascii="Arial" w:hAnsi="Arial" w:cs="Arial"/>
                <w:sz w:val="22"/>
                <w:szCs w:val="22"/>
              </w:rPr>
              <w:pPrChange w:id="1081" w:author="Piyush Nanda" w:date="2023-01-25T14:26:00Z">
                <w:pPr/>
              </w:pPrChange>
            </w:pPr>
            <w:ins w:id="1082" w:author="Piyush Nanda" w:date="2023-01-25T14:02:00Z">
              <w:r>
                <w:rPr>
                  <w:rFonts w:ascii="Arial" w:hAnsi="Arial" w:cs="Arial"/>
                  <w:sz w:val="22"/>
                  <w:szCs w:val="22"/>
                </w:rPr>
                <w:t xml:space="preserve">Beta-estradiol </w:t>
              </w:r>
            </w:ins>
          </w:p>
        </w:tc>
        <w:tc>
          <w:tcPr>
            <w:tcW w:w="1260" w:type="dxa"/>
            <w:tcPrChange w:id="1083" w:author="Piyush Nanda" w:date="2023-01-25T14:11:00Z">
              <w:tcPr>
                <w:tcW w:w="1260" w:type="dxa"/>
                <w:gridSpan w:val="2"/>
              </w:tcPr>
            </w:tcPrChange>
          </w:tcPr>
          <w:p w14:paraId="46925B9A" w14:textId="77777777" w:rsidR="00692A86" w:rsidRDefault="00692A86" w:rsidP="00F064E4">
            <w:pPr>
              <w:jc w:val="both"/>
              <w:rPr>
                <w:rFonts w:ascii="Arial" w:hAnsi="Arial" w:cs="Arial"/>
                <w:sz w:val="22"/>
                <w:szCs w:val="22"/>
              </w:rPr>
              <w:pPrChange w:id="1084" w:author="Piyush Nanda" w:date="2023-01-25T14:26:00Z">
                <w:pPr/>
              </w:pPrChange>
            </w:pPr>
          </w:p>
        </w:tc>
        <w:tc>
          <w:tcPr>
            <w:tcW w:w="2340" w:type="dxa"/>
            <w:tcPrChange w:id="1085" w:author="Piyush Nanda" w:date="2023-01-25T14:11:00Z">
              <w:tcPr>
                <w:tcW w:w="2340" w:type="dxa"/>
                <w:gridSpan w:val="3"/>
              </w:tcPr>
            </w:tcPrChange>
          </w:tcPr>
          <w:p w14:paraId="77D1046D" w14:textId="77777777" w:rsidR="00692A86" w:rsidRDefault="00692A86" w:rsidP="00F064E4">
            <w:pPr>
              <w:jc w:val="both"/>
              <w:rPr>
                <w:rFonts w:ascii="Arial" w:hAnsi="Arial" w:cs="Arial"/>
                <w:sz w:val="22"/>
                <w:szCs w:val="22"/>
              </w:rPr>
              <w:pPrChange w:id="1086" w:author="Piyush Nanda" w:date="2023-01-25T14:26:00Z">
                <w:pPr/>
              </w:pPrChange>
            </w:pPr>
          </w:p>
        </w:tc>
      </w:tr>
      <w:tr w:rsidR="00E30EF5" w14:paraId="75D63F8A" w14:textId="77777777" w:rsidTr="00E30EF5">
        <w:tblPrEx>
          <w:tblPrExChange w:id="1087" w:author="Piyush Nanda" w:date="2023-01-25T14:11:00Z">
            <w:tblPrEx>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Ex>
          </w:tblPrExChange>
        </w:tblPrEx>
        <w:tc>
          <w:tcPr>
            <w:tcW w:w="3415" w:type="dxa"/>
            <w:tcPrChange w:id="1088" w:author="Piyush Nanda" w:date="2023-01-25T14:11:00Z">
              <w:tcPr>
                <w:tcW w:w="3415" w:type="dxa"/>
                <w:gridSpan w:val="2"/>
              </w:tcPr>
            </w:tcPrChange>
          </w:tcPr>
          <w:p w14:paraId="2A909C8A" w14:textId="12B247A8" w:rsidR="00692A86" w:rsidRDefault="00E30EF5" w:rsidP="00F064E4">
            <w:pPr>
              <w:jc w:val="both"/>
              <w:rPr>
                <w:rFonts w:ascii="Arial" w:hAnsi="Arial" w:cs="Arial"/>
                <w:sz w:val="22"/>
                <w:szCs w:val="22"/>
              </w:rPr>
              <w:pPrChange w:id="1089" w:author="Piyush Nanda" w:date="2023-01-25T14:26:00Z">
                <w:pPr/>
              </w:pPrChange>
            </w:pPr>
            <w:ins w:id="1090" w:author="Piyush Nanda" w:date="2023-01-25T14:02:00Z">
              <w:r>
                <w:rPr>
                  <w:rFonts w:ascii="Arial" w:hAnsi="Arial" w:cs="Arial"/>
                  <w:sz w:val="22"/>
                  <w:szCs w:val="22"/>
                </w:rPr>
                <w:t>Concanavalin</w:t>
              </w:r>
            </w:ins>
          </w:p>
        </w:tc>
        <w:tc>
          <w:tcPr>
            <w:tcW w:w="1260" w:type="dxa"/>
            <w:tcPrChange w:id="1091" w:author="Piyush Nanda" w:date="2023-01-25T14:11:00Z">
              <w:tcPr>
                <w:tcW w:w="1260" w:type="dxa"/>
                <w:gridSpan w:val="2"/>
              </w:tcPr>
            </w:tcPrChange>
          </w:tcPr>
          <w:p w14:paraId="08D22836" w14:textId="77777777" w:rsidR="00692A86" w:rsidRDefault="00692A86" w:rsidP="00F064E4">
            <w:pPr>
              <w:jc w:val="both"/>
              <w:rPr>
                <w:rFonts w:ascii="Arial" w:hAnsi="Arial" w:cs="Arial"/>
                <w:sz w:val="22"/>
                <w:szCs w:val="22"/>
              </w:rPr>
              <w:pPrChange w:id="1092" w:author="Piyush Nanda" w:date="2023-01-25T14:26:00Z">
                <w:pPr/>
              </w:pPrChange>
            </w:pPr>
          </w:p>
        </w:tc>
        <w:tc>
          <w:tcPr>
            <w:tcW w:w="2340" w:type="dxa"/>
            <w:tcPrChange w:id="1093" w:author="Piyush Nanda" w:date="2023-01-25T14:11:00Z">
              <w:tcPr>
                <w:tcW w:w="2340" w:type="dxa"/>
                <w:gridSpan w:val="3"/>
              </w:tcPr>
            </w:tcPrChange>
          </w:tcPr>
          <w:p w14:paraId="015D5D70" w14:textId="77777777" w:rsidR="00692A86" w:rsidRDefault="00692A86" w:rsidP="00F064E4">
            <w:pPr>
              <w:jc w:val="both"/>
              <w:rPr>
                <w:rFonts w:ascii="Arial" w:hAnsi="Arial" w:cs="Arial"/>
                <w:sz w:val="22"/>
                <w:szCs w:val="22"/>
              </w:rPr>
              <w:pPrChange w:id="1094" w:author="Piyush Nanda" w:date="2023-01-25T14:26:00Z">
                <w:pPr/>
              </w:pPrChange>
            </w:pPr>
          </w:p>
        </w:tc>
      </w:tr>
      <w:tr w:rsidR="00E30EF5" w14:paraId="07D9B05E" w14:textId="77777777" w:rsidTr="00E30EF5">
        <w:tblPrEx>
          <w:tblPrExChange w:id="1095"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c>
          <w:tcPr>
            <w:tcW w:w="3415" w:type="dxa"/>
            <w:tcPrChange w:id="1096" w:author="Piyush Nanda" w:date="2023-01-25T14:11:00Z">
              <w:tcPr>
                <w:tcW w:w="3415" w:type="dxa"/>
                <w:gridSpan w:val="2"/>
              </w:tcPr>
            </w:tcPrChange>
          </w:tcPr>
          <w:p w14:paraId="375097A2" w14:textId="51CF99F7" w:rsidR="00692A86" w:rsidRDefault="00E30EF5" w:rsidP="00F064E4">
            <w:pPr>
              <w:jc w:val="both"/>
              <w:rPr>
                <w:rFonts w:ascii="Arial" w:hAnsi="Arial" w:cs="Arial"/>
                <w:sz w:val="22"/>
                <w:szCs w:val="22"/>
              </w:rPr>
              <w:pPrChange w:id="1097" w:author="Piyush Nanda" w:date="2023-01-25T14:26:00Z">
                <w:pPr/>
              </w:pPrChange>
            </w:pPr>
            <w:ins w:id="1098" w:author="Piyush Nanda" w:date="2023-01-25T14:02:00Z">
              <w:r>
                <w:rPr>
                  <w:rFonts w:ascii="Arial" w:hAnsi="Arial" w:cs="Arial"/>
                  <w:sz w:val="22"/>
                  <w:szCs w:val="22"/>
                </w:rPr>
                <w:t>Cycloheximide</w:t>
              </w:r>
            </w:ins>
          </w:p>
        </w:tc>
        <w:tc>
          <w:tcPr>
            <w:tcW w:w="1260" w:type="dxa"/>
            <w:tcPrChange w:id="1099" w:author="Piyush Nanda" w:date="2023-01-25T14:11:00Z">
              <w:tcPr>
                <w:tcW w:w="1260" w:type="dxa"/>
                <w:gridSpan w:val="2"/>
              </w:tcPr>
            </w:tcPrChange>
          </w:tcPr>
          <w:p w14:paraId="29D5E2AB" w14:textId="77777777" w:rsidR="00692A86" w:rsidRDefault="00692A86" w:rsidP="00F064E4">
            <w:pPr>
              <w:jc w:val="both"/>
              <w:rPr>
                <w:rFonts w:ascii="Arial" w:hAnsi="Arial" w:cs="Arial"/>
                <w:sz w:val="22"/>
                <w:szCs w:val="22"/>
              </w:rPr>
              <w:pPrChange w:id="1100" w:author="Piyush Nanda" w:date="2023-01-25T14:26:00Z">
                <w:pPr/>
              </w:pPrChange>
            </w:pPr>
          </w:p>
        </w:tc>
        <w:tc>
          <w:tcPr>
            <w:tcW w:w="2340" w:type="dxa"/>
            <w:tcPrChange w:id="1101" w:author="Piyush Nanda" w:date="2023-01-25T14:11:00Z">
              <w:tcPr>
                <w:tcW w:w="2340" w:type="dxa"/>
                <w:gridSpan w:val="3"/>
              </w:tcPr>
            </w:tcPrChange>
          </w:tcPr>
          <w:p w14:paraId="0D65722C" w14:textId="21052421" w:rsidR="00E30EF5" w:rsidRDefault="00E30EF5" w:rsidP="00F064E4">
            <w:pPr>
              <w:jc w:val="both"/>
              <w:rPr>
                <w:rFonts w:ascii="Arial" w:hAnsi="Arial" w:cs="Arial"/>
                <w:sz w:val="22"/>
                <w:szCs w:val="22"/>
              </w:rPr>
              <w:pPrChange w:id="1102" w:author="Piyush Nanda" w:date="2023-01-25T14:26:00Z">
                <w:pPr/>
              </w:pPrChange>
            </w:pPr>
          </w:p>
        </w:tc>
      </w:tr>
      <w:tr w:rsidR="00E30EF5" w14:paraId="424EC67F" w14:textId="77777777" w:rsidTr="00E30EF5">
        <w:tblPrEx>
          <w:tblPrExChange w:id="1103"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rPr>
          <w:ins w:id="1104" w:author="Piyush Nanda" w:date="2023-01-25T14:02:00Z"/>
        </w:trPr>
        <w:tc>
          <w:tcPr>
            <w:tcW w:w="3415" w:type="dxa"/>
            <w:tcPrChange w:id="1105" w:author="Piyush Nanda" w:date="2023-01-25T14:11:00Z">
              <w:tcPr>
                <w:tcW w:w="3415" w:type="dxa"/>
                <w:gridSpan w:val="2"/>
              </w:tcPr>
            </w:tcPrChange>
          </w:tcPr>
          <w:p w14:paraId="0985088B" w14:textId="28D2B6E6" w:rsidR="00E30EF5" w:rsidRDefault="00E30EF5" w:rsidP="00F064E4">
            <w:pPr>
              <w:jc w:val="both"/>
              <w:rPr>
                <w:ins w:id="1106" w:author="Piyush Nanda" w:date="2023-01-25T14:02:00Z"/>
                <w:rFonts w:ascii="Arial" w:hAnsi="Arial" w:cs="Arial"/>
                <w:sz w:val="22"/>
                <w:szCs w:val="22"/>
              </w:rPr>
              <w:pPrChange w:id="1107" w:author="Piyush Nanda" w:date="2023-01-25T14:26:00Z">
                <w:pPr/>
              </w:pPrChange>
            </w:pPr>
            <w:ins w:id="1108" w:author="Piyush Nanda" w:date="2023-01-25T14:02:00Z">
              <w:r>
                <w:rPr>
                  <w:rFonts w:ascii="Arial" w:hAnsi="Arial" w:cs="Arial"/>
                  <w:sz w:val="22"/>
                  <w:szCs w:val="22"/>
                </w:rPr>
                <w:t>Yeast Nitrogen Base</w:t>
              </w:r>
            </w:ins>
          </w:p>
        </w:tc>
        <w:tc>
          <w:tcPr>
            <w:tcW w:w="1260" w:type="dxa"/>
            <w:tcPrChange w:id="1109" w:author="Piyush Nanda" w:date="2023-01-25T14:11:00Z">
              <w:tcPr>
                <w:tcW w:w="1260" w:type="dxa"/>
                <w:gridSpan w:val="2"/>
              </w:tcPr>
            </w:tcPrChange>
          </w:tcPr>
          <w:p w14:paraId="4FA58314" w14:textId="77777777" w:rsidR="00E30EF5" w:rsidRDefault="00E30EF5" w:rsidP="00F064E4">
            <w:pPr>
              <w:jc w:val="both"/>
              <w:rPr>
                <w:ins w:id="1110" w:author="Piyush Nanda" w:date="2023-01-25T14:02:00Z"/>
                <w:rFonts w:ascii="Arial" w:hAnsi="Arial" w:cs="Arial"/>
                <w:sz w:val="22"/>
                <w:szCs w:val="22"/>
              </w:rPr>
              <w:pPrChange w:id="1111" w:author="Piyush Nanda" w:date="2023-01-25T14:26:00Z">
                <w:pPr/>
              </w:pPrChange>
            </w:pPr>
          </w:p>
        </w:tc>
        <w:tc>
          <w:tcPr>
            <w:tcW w:w="2340" w:type="dxa"/>
            <w:tcPrChange w:id="1112" w:author="Piyush Nanda" w:date="2023-01-25T14:11:00Z">
              <w:tcPr>
                <w:tcW w:w="2340" w:type="dxa"/>
                <w:gridSpan w:val="3"/>
              </w:tcPr>
            </w:tcPrChange>
          </w:tcPr>
          <w:p w14:paraId="1BA27427" w14:textId="77777777" w:rsidR="00E30EF5" w:rsidRDefault="00E30EF5" w:rsidP="00F064E4">
            <w:pPr>
              <w:jc w:val="both"/>
              <w:rPr>
                <w:ins w:id="1113" w:author="Piyush Nanda" w:date="2023-01-25T14:02:00Z"/>
                <w:rFonts w:ascii="Arial" w:hAnsi="Arial" w:cs="Arial"/>
                <w:sz w:val="22"/>
                <w:szCs w:val="22"/>
              </w:rPr>
              <w:pPrChange w:id="1114" w:author="Piyush Nanda" w:date="2023-01-25T14:26:00Z">
                <w:pPr/>
              </w:pPrChange>
            </w:pPr>
          </w:p>
        </w:tc>
      </w:tr>
      <w:tr w:rsidR="00E30EF5" w14:paraId="3FC5867D" w14:textId="77777777" w:rsidTr="00E30EF5">
        <w:tblPrEx>
          <w:tblPrExChange w:id="1115"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16" w:author="Piyush Nanda" w:date="2023-01-25T14:02:00Z"/>
          <w:trPrChange w:id="1117" w:author="Piyush Nanda" w:date="2023-01-25T14:11:00Z">
            <w:trPr>
              <w:gridAfter w:val="0"/>
            </w:trPr>
          </w:trPrChange>
        </w:trPr>
        <w:tc>
          <w:tcPr>
            <w:tcW w:w="3415" w:type="dxa"/>
            <w:tcPrChange w:id="1118" w:author="Piyush Nanda" w:date="2023-01-25T14:11:00Z">
              <w:tcPr>
                <w:tcW w:w="2425" w:type="dxa"/>
              </w:tcPr>
            </w:tcPrChange>
          </w:tcPr>
          <w:p w14:paraId="0FFDAEF4" w14:textId="09C0DA6D" w:rsidR="00E30EF5" w:rsidRDefault="00E30EF5" w:rsidP="00F064E4">
            <w:pPr>
              <w:jc w:val="both"/>
              <w:rPr>
                <w:ins w:id="1119" w:author="Piyush Nanda" w:date="2023-01-25T14:02:00Z"/>
                <w:rFonts w:ascii="Arial" w:hAnsi="Arial" w:cs="Arial"/>
                <w:sz w:val="22"/>
                <w:szCs w:val="22"/>
              </w:rPr>
              <w:pPrChange w:id="1120" w:author="Piyush Nanda" w:date="2023-01-25T14:26:00Z">
                <w:pPr/>
              </w:pPrChange>
            </w:pPr>
            <w:ins w:id="1121" w:author="Piyush Nanda" w:date="2023-01-25T14:02:00Z">
              <w:r>
                <w:rPr>
                  <w:rFonts w:ascii="Arial" w:hAnsi="Arial" w:cs="Arial"/>
                  <w:sz w:val="22"/>
                  <w:szCs w:val="22"/>
                </w:rPr>
                <w:t>Complete Supplement Media</w:t>
              </w:r>
            </w:ins>
          </w:p>
        </w:tc>
        <w:tc>
          <w:tcPr>
            <w:tcW w:w="1260" w:type="dxa"/>
            <w:tcPrChange w:id="1122" w:author="Piyush Nanda" w:date="2023-01-25T14:11:00Z">
              <w:tcPr>
                <w:tcW w:w="1080" w:type="dxa"/>
                <w:gridSpan w:val="2"/>
              </w:tcPr>
            </w:tcPrChange>
          </w:tcPr>
          <w:p w14:paraId="122D733A" w14:textId="77777777" w:rsidR="00E30EF5" w:rsidRDefault="00E30EF5" w:rsidP="00F064E4">
            <w:pPr>
              <w:jc w:val="both"/>
              <w:rPr>
                <w:ins w:id="1123" w:author="Piyush Nanda" w:date="2023-01-25T14:02:00Z"/>
                <w:rFonts w:ascii="Arial" w:hAnsi="Arial" w:cs="Arial"/>
                <w:sz w:val="22"/>
                <w:szCs w:val="22"/>
              </w:rPr>
              <w:pPrChange w:id="1124" w:author="Piyush Nanda" w:date="2023-01-25T14:26:00Z">
                <w:pPr/>
              </w:pPrChange>
            </w:pPr>
          </w:p>
        </w:tc>
        <w:tc>
          <w:tcPr>
            <w:tcW w:w="2340" w:type="dxa"/>
            <w:tcPrChange w:id="1125" w:author="Piyush Nanda" w:date="2023-01-25T14:11:00Z">
              <w:tcPr>
                <w:tcW w:w="1890" w:type="dxa"/>
                <w:gridSpan w:val="2"/>
              </w:tcPr>
            </w:tcPrChange>
          </w:tcPr>
          <w:p w14:paraId="74AA2E77" w14:textId="77777777" w:rsidR="00E30EF5" w:rsidRDefault="00E30EF5" w:rsidP="00F064E4">
            <w:pPr>
              <w:jc w:val="both"/>
              <w:rPr>
                <w:ins w:id="1126" w:author="Piyush Nanda" w:date="2023-01-25T14:02:00Z"/>
                <w:rFonts w:ascii="Arial" w:hAnsi="Arial" w:cs="Arial"/>
                <w:sz w:val="22"/>
                <w:szCs w:val="22"/>
              </w:rPr>
              <w:pPrChange w:id="1127" w:author="Piyush Nanda" w:date="2023-01-25T14:26:00Z">
                <w:pPr/>
              </w:pPrChange>
            </w:pPr>
          </w:p>
        </w:tc>
      </w:tr>
      <w:tr w:rsidR="00E30EF5" w14:paraId="2AB609BE" w14:textId="77777777" w:rsidTr="00E30EF5">
        <w:tblPrEx>
          <w:tblPrExChange w:id="1128"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rPr>
          <w:ins w:id="1129" w:author="Piyush Nanda" w:date="2023-01-25T14:02:00Z"/>
        </w:trPr>
        <w:tc>
          <w:tcPr>
            <w:tcW w:w="3415" w:type="dxa"/>
            <w:tcPrChange w:id="1130" w:author="Piyush Nanda" w:date="2023-01-25T14:11:00Z">
              <w:tcPr>
                <w:tcW w:w="3415" w:type="dxa"/>
                <w:gridSpan w:val="2"/>
              </w:tcPr>
            </w:tcPrChange>
          </w:tcPr>
          <w:p w14:paraId="06E9972C" w14:textId="7E198A2E" w:rsidR="00E30EF5" w:rsidRDefault="00E30EF5" w:rsidP="00F064E4">
            <w:pPr>
              <w:jc w:val="both"/>
              <w:rPr>
                <w:ins w:id="1131" w:author="Piyush Nanda" w:date="2023-01-25T14:02:00Z"/>
                <w:rFonts w:ascii="Arial" w:hAnsi="Arial" w:cs="Arial"/>
                <w:sz w:val="22"/>
                <w:szCs w:val="22"/>
              </w:rPr>
              <w:pPrChange w:id="1132" w:author="Piyush Nanda" w:date="2023-01-25T14:26:00Z">
                <w:pPr/>
              </w:pPrChange>
            </w:pPr>
            <w:ins w:id="1133" w:author="Piyush Nanda" w:date="2023-01-25T14:03:00Z">
              <w:r>
                <w:rPr>
                  <w:rFonts w:ascii="Arial" w:hAnsi="Arial" w:cs="Arial"/>
                  <w:sz w:val="22"/>
                  <w:szCs w:val="22"/>
                </w:rPr>
                <w:t>Dextrose</w:t>
              </w:r>
            </w:ins>
          </w:p>
        </w:tc>
        <w:tc>
          <w:tcPr>
            <w:tcW w:w="1260" w:type="dxa"/>
            <w:tcPrChange w:id="1134" w:author="Piyush Nanda" w:date="2023-01-25T14:11:00Z">
              <w:tcPr>
                <w:tcW w:w="1260" w:type="dxa"/>
                <w:gridSpan w:val="2"/>
              </w:tcPr>
            </w:tcPrChange>
          </w:tcPr>
          <w:p w14:paraId="4A59264F" w14:textId="77777777" w:rsidR="00E30EF5" w:rsidRDefault="00E30EF5" w:rsidP="00F064E4">
            <w:pPr>
              <w:jc w:val="both"/>
              <w:rPr>
                <w:ins w:id="1135" w:author="Piyush Nanda" w:date="2023-01-25T14:02:00Z"/>
                <w:rFonts w:ascii="Arial" w:hAnsi="Arial" w:cs="Arial"/>
                <w:sz w:val="22"/>
                <w:szCs w:val="22"/>
              </w:rPr>
              <w:pPrChange w:id="1136" w:author="Piyush Nanda" w:date="2023-01-25T14:26:00Z">
                <w:pPr/>
              </w:pPrChange>
            </w:pPr>
          </w:p>
        </w:tc>
        <w:tc>
          <w:tcPr>
            <w:tcW w:w="2340" w:type="dxa"/>
            <w:tcPrChange w:id="1137" w:author="Piyush Nanda" w:date="2023-01-25T14:11:00Z">
              <w:tcPr>
                <w:tcW w:w="2340" w:type="dxa"/>
                <w:gridSpan w:val="3"/>
              </w:tcPr>
            </w:tcPrChange>
          </w:tcPr>
          <w:p w14:paraId="591F8ECC" w14:textId="2AC41BAD" w:rsidR="00E30EF5" w:rsidRDefault="00E30EF5" w:rsidP="00F064E4">
            <w:pPr>
              <w:jc w:val="both"/>
              <w:rPr>
                <w:ins w:id="1138" w:author="Piyush Nanda" w:date="2023-01-25T14:02:00Z"/>
                <w:rFonts w:ascii="Arial" w:hAnsi="Arial" w:cs="Arial"/>
                <w:sz w:val="22"/>
                <w:szCs w:val="22"/>
              </w:rPr>
              <w:pPrChange w:id="1139" w:author="Piyush Nanda" w:date="2023-01-25T14:26:00Z">
                <w:pPr/>
              </w:pPrChange>
            </w:pPr>
          </w:p>
        </w:tc>
      </w:tr>
      <w:tr w:rsidR="00E30EF5" w14:paraId="3F072A05" w14:textId="77777777" w:rsidTr="00E30EF5">
        <w:tblPrEx>
          <w:tblPrExChange w:id="1140"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41" w:author="Piyush Nanda" w:date="2023-01-25T14:03:00Z"/>
          <w:trPrChange w:id="1142" w:author="Piyush Nanda" w:date="2023-01-25T14:11:00Z">
            <w:trPr>
              <w:gridAfter w:val="0"/>
            </w:trPr>
          </w:trPrChange>
        </w:trPr>
        <w:tc>
          <w:tcPr>
            <w:tcW w:w="3415" w:type="dxa"/>
            <w:tcPrChange w:id="1143" w:author="Piyush Nanda" w:date="2023-01-25T14:11:00Z">
              <w:tcPr>
                <w:tcW w:w="2425" w:type="dxa"/>
              </w:tcPr>
            </w:tcPrChange>
          </w:tcPr>
          <w:p w14:paraId="7961FBF9" w14:textId="1B161D33" w:rsidR="00E30EF5" w:rsidRDefault="00E30EF5" w:rsidP="00F064E4">
            <w:pPr>
              <w:jc w:val="both"/>
              <w:rPr>
                <w:ins w:id="1144" w:author="Piyush Nanda" w:date="2023-01-25T14:03:00Z"/>
                <w:rFonts w:ascii="Arial" w:hAnsi="Arial" w:cs="Arial"/>
                <w:sz w:val="22"/>
                <w:szCs w:val="22"/>
              </w:rPr>
              <w:pPrChange w:id="1145" w:author="Piyush Nanda" w:date="2023-01-25T14:26:00Z">
                <w:pPr/>
              </w:pPrChange>
            </w:pPr>
            <w:ins w:id="1146" w:author="Piyush Nanda" w:date="2023-01-25T14:03:00Z">
              <w:r>
                <w:rPr>
                  <w:rFonts w:ascii="Arial" w:hAnsi="Arial" w:cs="Arial"/>
                  <w:sz w:val="22"/>
                  <w:szCs w:val="22"/>
                </w:rPr>
                <w:t>Galactose</w:t>
              </w:r>
            </w:ins>
          </w:p>
        </w:tc>
        <w:tc>
          <w:tcPr>
            <w:tcW w:w="1260" w:type="dxa"/>
            <w:tcPrChange w:id="1147" w:author="Piyush Nanda" w:date="2023-01-25T14:11:00Z">
              <w:tcPr>
                <w:tcW w:w="1080" w:type="dxa"/>
                <w:gridSpan w:val="2"/>
              </w:tcPr>
            </w:tcPrChange>
          </w:tcPr>
          <w:p w14:paraId="3F0C6955" w14:textId="77777777" w:rsidR="00E30EF5" w:rsidRDefault="00E30EF5" w:rsidP="00F064E4">
            <w:pPr>
              <w:jc w:val="both"/>
              <w:rPr>
                <w:ins w:id="1148" w:author="Piyush Nanda" w:date="2023-01-25T14:03:00Z"/>
                <w:rFonts w:ascii="Arial" w:hAnsi="Arial" w:cs="Arial"/>
                <w:sz w:val="22"/>
                <w:szCs w:val="22"/>
              </w:rPr>
              <w:pPrChange w:id="1149" w:author="Piyush Nanda" w:date="2023-01-25T14:26:00Z">
                <w:pPr/>
              </w:pPrChange>
            </w:pPr>
          </w:p>
        </w:tc>
        <w:tc>
          <w:tcPr>
            <w:tcW w:w="2340" w:type="dxa"/>
            <w:tcPrChange w:id="1150" w:author="Piyush Nanda" w:date="2023-01-25T14:11:00Z">
              <w:tcPr>
                <w:tcW w:w="1890" w:type="dxa"/>
                <w:gridSpan w:val="2"/>
              </w:tcPr>
            </w:tcPrChange>
          </w:tcPr>
          <w:p w14:paraId="5A31AEAE" w14:textId="77777777" w:rsidR="00E30EF5" w:rsidRDefault="00E30EF5" w:rsidP="00F064E4">
            <w:pPr>
              <w:jc w:val="both"/>
              <w:rPr>
                <w:ins w:id="1151" w:author="Piyush Nanda" w:date="2023-01-25T14:03:00Z"/>
                <w:rFonts w:ascii="Arial" w:hAnsi="Arial" w:cs="Arial"/>
                <w:sz w:val="22"/>
                <w:szCs w:val="22"/>
              </w:rPr>
              <w:pPrChange w:id="1152" w:author="Piyush Nanda" w:date="2023-01-25T14:26:00Z">
                <w:pPr/>
              </w:pPrChange>
            </w:pPr>
          </w:p>
        </w:tc>
      </w:tr>
      <w:tr w:rsidR="00E30EF5" w14:paraId="1F43295B" w14:textId="77777777" w:rsidTr="00E30EF5">
        <w:tblPrEx>
          <w:tblPrExChange w:id="1153"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rPr>
          <w:ins w:id="1154" w:author="Piyush Nanda" w:date="2023-01-25T14:03:00Z"/>
        </w:trPr>
        <w:tc>
          <w:tcPr>
            <w:tcW w:w="3415" w:type="dxa"/>
            <w:tcPrChange w:id="1155" w:author="Piyush Nanda" w:date="2023-01-25T14:11:00Z">
              <w:tcPr>
                <w:tcW w:w="3415" w:type="dxa"/>
                <w:gridSpan w:val="2"/>
              </w:tcPr>
            </w:tcPrChange>
          </w:tcPr>
          <w:p w14:paraId="714ADEB2" w14:textId="4654F99E" w:rsidR="00E30EF5" w:rsidRDefault="00E30EF5" w:rsidP="00F064E4">
            <w:pPr>
              <w:jc w:val="both"/>
              <w:rPr>
                <w:ins w:id="1156" w:author="Piyush Nanda" w:date="2023-01-25T14:03:00Z"/>
                <w:rFonts w:ascii="Arial" w:hAnsi="Arial" w:cs="Arial"/>
                <w:sz w:val="22"/>
                <w:szCs w:val="22"/>
              </w:rPr>
              <w:pPrChange w:id="1157" w:author="Piyush Nanda" w:date="2023-01-25T14:26:00Z">
                <w:pPr/>
              </w:pPrChange>
            </w:pPr>
            <w:ins w:id="1158" w:author="Piyush Nanda" w:date="2023-01-25T14:03:00Z">
              <w:r>
                <w:rPr>
                  <w:rFonts w:ascii="Arial" w:hAnsi="Arial" w:cs="Arial"/>
                  <w:sz w:val="22"/>
                  <w:szCs w:val="22"/>
                </w:rPr>
                <w:t>Ethanol</w:t>
              </w:r>
            </w:ins>
          </w:p>
        </w:tc>
        <w:tc>
          <w:tcPr>
            <w:tcW w:w="1260" w:type="dxa"/>
            <w:tcPrChange w:id="1159" w:author="Piyush Nanda" w:date="2023-01-25T14:11:00Z">
              <w:tcPr>
                <w:tcW w:w="1260" w:type="dxa"/>
                <w:gridSpan w:val="2"/>
              </w:tcPr>
            </w:tcPrChange>
          </w:tcPr>
          <w:p w14:paraId="604E4528" w14:textId="77777777" w:rsidR="00E30EF5" w:rsidRDefault="00E30EF5" w:rsidP="00F064E4">
            <w:pPr>
              <w:jc w:val="both"/>
              <w:rPr>
                <w:ins w:id="1160" w:author="Piyush Nanda" w:date="2023-01-25T14:03:00Z"/>
                <w:rFonts w:ascii="Arial" w:hAnsi="Arial" w:cs="Arial"/>
                <w:sz w:val="22"/>
                <w:szCs w:val="22"/>
              </w:rPr>
              <w:pPrChange w:id="1161" w:author="Piyush Nanda" w:date="2023-01-25T14:26:00Z">
                <w:pPr/>
              </w:pPrChange>
            </w:pPr>
          </w:p>
        </w:tc>
        <w:tc>
          <w:tcPr>
            <w:tcW w:w="2340" w:type="dxa"/>
            <w:tcPrChange w:id="1162" w:author="Piyush Nanda" w:date="2023-01-25T14:11:00Z">
              <w:tcPr>
                <w:tcW w:w="2340" w:type="dxa"/>
                <w:gridSpan w:val="3"/>
              </w:tcPr>
            </w:tcPrChange>
          </w:tcPr>
          <w:p w14:paraId="35BFEF11" w14:textId="0B3054DE" w:rsidR="00E30EF5" w:rsidRDefault="00E30EF5" w:rsidP="00F064E4">
            <w:pPr>
              <w:jc w:val="both"/>
              <w:rPr>
                <w:ins w:id="1163" w:author="Piyush Nanda" w:date="2023-01-25T14:03:00Z"/>
                <w:rFonts w:ascii="Arial" w:hAnsi="Arial" w:cs="Arial"/>
                <w:sz w:val="22"/>
                <w:szCs w:val="22"/>
              </w:rPr>
              <w:pPrChange w:id="1164" w:author="Piyush Nanda" w:date="2023-01-25T14:26:00Z">
                <w:pPr/>
              </w:pPrChange>
            </w:pPr>
          </w:p>
        </w:tc>
      </w:tr>
      <w:tr w:rsidR="00E30EF5" w14:paraId="72B96E55" w14:textId="77777777" w:rsidTr="00E30EF5">
        <w:tblPrEx>
          <w:tblPrExChange w:id="1165"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66" w:author="Piyush Nanda" w:date="2023-01-25T14:04:00Z"/>
          <w:trPrChange w:id="1167" w:author="Piyush Nanda" w:date="2023-01-25T14:11:00Z">
            <w:trPr>
              <w:gridAfter w:val="0"/>
            </w:trPr>
          </w:trPrChange>
        </w:trPr>
        <w:tc>
          <w:tcPr>
            <w:tcW w:w="3415" w:type="dxa"/>
            <w:tcPrChange w:id="1168" w:author="Piyush Nanda" w:date="2023-01-25T14:11:00Z">
              <w:tcPr>
                <w:tcW w:w="2425" w:type="dxa"/>
              </w:tcPr>
            </w:tcPrChange>
          </w:tcPr>
          <w:p w14:paraId="5C130654" w14:textId="54865863" w:rsidR="00E30EF5" w:rsidRDefault="00E30EF5" w:rsidP="00F064E4">
            <w:pPr>
              <w:jc w:val="both"/>
              <w:rPr>
                <w:ins w:id="1169" w:author="Piyush Nanda" w:date="2023-01-25T14:04:00Z"/>
                <w:rFonts w:ascii="Arial" w:hAnsi="Arial" w:cs="Arial"/>
                <w:sz w:val="22"/>
                <w:szCs w:val="22"/>
              </w:rPr>
              <w:pPrChange w:id="1170" w:author="Piyush Nanda" w:date="2023-01-25T14:26:00Z">
                <w:pPr/>
              </w:pPrChange>
            </w:pPr>
            <w:ins w:id="1171" w:author="Piyush Nanda" w:date="2023-01-25T14:04:00Z">
              <w:r>
                <w:rPr>
                  <w:rFonts w:ascii="Arial" w:hAnsi="Arial" w:cs="Arial"/>
                  <w:sz w:val="22"/>
                  <w:szCs w:val="22"/>
                </w:rPr>
                <w:t>Calcofluor White</w:t>
              </w:r>
            </w:ins>
          </w:p>
        </w:tc>
        <w:tc>
          <w:tcPr>
            <w:tcW w:w="1260" w:type="dxa"/>
            <w:tcPrChange w:id="1172" w:author="Piyush Nanda" w:date="2023-01-25T14:11:00Z">
              <w:tcPr>
                <w:tcW w:w="1080" w:type="dxa"/>
                <w:gridSpan w:val="2"/>
              </w:tcPr>
            </w:tcPrChange>
          </w:tcPr>
          <w:p w14:paraId="60E6B654" w14:textId="77777777" w:rsidR="00E30EF5" w:rsidRDefault="00E30EF5" w:rsidP="00F064E4">
            <w:pPr>
              <w:jc w:val="both"/>
              <w:rPr>
                <w:ins w:id="1173" w:author="Piyush Nanda" w:date="2023-01-25T14:04:00Z"/>
                <w:rFonts w:ascii="Arial" w:hAnsi="Arial" w:cs="Arial"/>
                <w:sz w:val="22"/>
                <w:szCs w:val="22"/>
              </w:rPr>
              <w:pPrChange w:id="1174" w:author="Piyush Nanda" w:date="2023-01-25T14:26:00Z">
                <w:pPr/>
              </w:pPrChange>
            </w:pPr>
          </w:p>
        </w:tc>
        <w:tc>
          <w:tcPr>
            <w:tcW w:w="2340" w:type="dxa"/>
            <w:tcPrChange w:id="1175" w:author="Piyush Nanda" w:date="2023-01-25T14:11:00Z">
              <w:tcPr>
                <w:tcW w:w="1890" w:type="dxa"/>
                <w:gridSpan w:val="2"/>
              </w:tcPr>
            </w:tcPrChange>
          </w:tcPr>
          <w:p w14:paraId="0DEDB159" w14:textId="77777777" w:rsidR="00E30EF5" w:rsidRDefault="00E30EF5" w:rsidP="00F064E4">
            <w:pPr>
              <w:jc w:val="both"/>
              <w:rPr>
                <w:ins w:id="1176" w:author="Piyush Nanda" w:date="2023-01-25T14:04:00Z"/>
                <w:rFonts w:ascii="Arial" w:hAnsi="Arial" w:cs="Arial"/>
                <w:sz w:val="22"/>
                <w:szCs w:val="22"/>
              </w:rPr>
              <w:pPrChange w:id="1177" w:author="Piyush Nanda" w:date="2023-01-25T14:26:00Z">
                <w:pPr/>
              </w:pPrChange>
            </w:pPr>
          </w:p>
        </w:tc>
      </w:tr>
      <w:tr w:rsidR="00693217" w14:paraId="581AB8F1" w14:textId="77777777" w:rsidTr="00E30EF5">
        <w:tblPrEx>
          <w:tblPrExChange w:id="1178"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179" w:author="Piyush Nanda" w:date="2023-01-25T14:11:00Z">
            <w:trPr>
              <w:gridAfter w:val="0"/>
            </w:trPr>
          </w:trPrChange>
        </w:trPr>
        <w:tc>
          <w:tcPr>
            <w:tcW w:w="7015" w:type="dxa"/>
            <w:gridSpan w:val="3"/>
            <w:tcPrChange w:id="1180" w:author="Piyush Nanda" w:date="2023-01-25T14:11:00Z">
              <w:tcPr>
                <w:tcW w:w="5395" w:type="dxa"/>
                <w:gridSpan w:val="6"/>
              </w:tcPr>
            </w:tcPrChange>
          </w:tcPr>
          <w:p w14:paraId="4B2EA91E" w14:textId="7A210FF0" w:rsidR="00693217" w:rsidRPr="00E30EF5" w:rsidRDefault="00693217" w:rsidP="00F064E4">
            <w:pPr>
              <w:jc w:val="both"/>
              <w:rPr>
                <w:rFonts w:ascii="Arial" w:hAnsi="Arial" w:cs="Arial"/>
                <w:b/>
                <w:bCs/>
                <w:sz w:val="22"/>
                <w:szCs w:val="22"/>
                <w:rPrChange w:id="1181" w:author="Piyush Nanda" w:date="2023-01-25T14:08:00Z">
                  <w:rPr>
                    <w:rFonts w:ascii="Arial" w:hAnsi="Arial" w:cs="Arial"/>
                    <w:sz w:val="22"/>
                    <w:szCs w:val="22"/>
                  </w:rPr>
                </w:rPrChange>
              </w:rPr>
              <w:pPrChange w:id="1182" w:author="Piyush Nanda" w:date="2023-01-25T14:26:00Z">
                <w:pPr/>
              </w:pPrChange>
            </w:pPr>
            <w:r w:rsidRPr="00E30EF5">
              <w:rPr>
                <w:rFonts w:ascii="Arial" w:hAnsi="Arial" w:cs="Arial"/>
                <w:b/>
                <w:bCs/>
                <w:sz w:val="22"/>
                <w:szCs w:val="22"/>
                <w:rPrChange w:id="1183" w:author="Piyush Nanda" w:date="2023-01-25T14:08:00Z">
                  <w:rPr>
                    <w:rFonts w:ascii="Arial" w:hAnsi="Arial" w:cs="Arial"/>
                    <w:sz w:val="22"/>
                    <w:szCs w:val="22"/>
                  </w:rPr>
                </w:rPrChange>
              </w:rPr>
              <w:t>Deposited Data</w:t>
            </w:r>
          </w:p>
        </w:tc>
      </w:tr>
      <w:tr w:rsidR="00E30EF5" w14:paraId="766A6961" w14:textId="77777777" w:rsidTr="00E30EF5">
        <w:tblPrEx>
          <w:tblPrExChange w:id="1184"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c>
          <w:tcPr>
            <w:tcW w:w="3415" w:type="dxa"/>
            <w:tcPrChange w:id="1185" w:author="Piyush Nanda" w:date="2023-01-25T14:11:00Z">
              <w:tcPr>
                <w:tcW w:w="3415" w:type="dxa"/>
                <w:gridSpan w:val="2"/>
              </w:tcPr>
            </w:tcPrChange>
          </w:tcPr>
          <w:p w14:paraId="1435D59D" w14:textId="2E59A9B8" w:rsidR="00692A86" w:rsidRDefault="00E30EF5" w:rsidP="00F064E4">
            <w:pPr>
              <w:jc w:val="both"/>
              <w:rPr>
                <w:rFonts w:ascii="Arial" w:hAnsi="Arial" w:cs="Arial"/>
                <w:sz w:val="22"/>
                <w:szCs w:val="22"/>
              </w:rPr>
              <w:pPrChange w:id="1186" w:author="Piyush Nanda" w:date="2023-01-25T14:26:00Z">
                <w:pPr/>
              </w:pPrChange>
            </w:pPr>
            <w:ins w:id="1187" w:author="Piyush Nanda" w:date="2023-01-25T14:05:00Z">
              <w:r>
                <w:rPr>
                  <w:rFonts w:ascii="Arial" w:hAnsi="Arial" w:cs="Arial"/>
                  <w:sz w:val="22"/>
                  <w:szCs w:val="22"/>
                </w:rPr>
                <w:t>GitHub</w:t>
              </w:r>
            </w:ins>
          </w:p>
        </w:tc>
        <w:tc>
          <w:tcPr>
            <w:tcW w:w="1260" w:type="dxa"/>
            <w:tcPrChange w:id="1188" w:author="Piyush Nanda" w:date="2023-01-25T14:11:00Z">
              <w:tcPr>
                <w:tcW w:w="1260" w:type="dxa"/>
                <w:gridSpan w:val="2"/>
              </w:tcPr>
            </w:tcPrChange>
          </w:tcPr>
          <w:p w14:paraId="70509643" w14:textId="77777777" w:rsidR="00692A86" w:rsidRDefault="00692A86" w:rsidP="00F064E4">
            <w:pPr>
              <w:jc w:val="both"/>
              <w:rPr>
                <w:rFonts w:ascii="Arial" w:hAnsi="Arial" w:cs="Arial"/>
                <w:sz w:val="22"/>
                <w:szCs w:val="22"/>
              </w:rPr>
              <w:pPrChange w:id="1189" w:author="Piyush Nanda" w:date="2023-01-25T14:26:00Z">
                <w:pPr/>
              </w:pPrChange>
            </w:pPr>
          </w:p>
        </w:tc>
        <w:tc>
          <w:tcPr>
            <w:tcW w:w="2340" w:type="dxa"/>
            <w:tcPrChange w:id="1190" w:author="Piyush Nanda" w:date="2023-01-25T14:11:00Z">
              <w:tcPr>
                <w:tcW w:w="2340" w:type="dxa"/>
                <w:gridSpan w:val="3"/>
              </w:tcPr>
            </w:tcPrChange>
          </w:tcPr>
          <w:p w14:paraId="5EA18B50" w14:textId="616D6119" w:rsidR="00693217" w:rsidRDefault="00693217" w:rsidP="00F064E4">
            <w:pPr>
              <w:jc w:val="both"/>
              <w:rPr>
                <w:rFonts w:ascii="Arial" w:hAnsi="Arial" w:cs="Arial"/>
                <w:sz w:val="22"/>
                <w:szCs w:val="22"/>
              </w:rPr>
              <w:pPrChange w:id="1191" w:author="Piyush Nanda" w:date="2023-01-25T14:26:00Z">
                <w:pPr/>
              </w:pPrChange>
            </w:pPr>
          </w:p>
        </w:tc>
      </w:tr>
      <w:tr w:rsidR="00E30EF5" w14:paraId="42089319" w14:textId="77777777" w:rsidTr="00E30EF5">
        <w:tblPrEx>
          <w:tblPrExChange w:id="1192"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rPr>
          <w:ins w:id="1193" w:author="Piyush Nanda" w:date="2023-01-25T14:05:00Z"/>
        </w:trPr>
        <w:tc>
          <w:tcPr>
            <w:tcW w:w="3415" w:type="dxa"/>
            <w:tcPrChange w:id="1194" w:author="Piyush Nanda" w:date="2023-01-25T14:11:00Z">
              <w:tcPr>
                <w:tcW w:w="3415" w:type="dxa"/>
                <w:gridSpan w:val="2"/>
              </w:tcPr>
            </w:tcPrChange>
          </w:tcPr>
          <w:p w14:paraId="41B7C216" w14:textId="091B590C" w:rsidR="00E30EF5" w:rsidRDefault="00E30EF5" w:rsidP="00F064E4">
            <w:pPr>
              <w:jc w:val="both"/>
              <w:rPr>
                <w:ins w:id="1195" w:author="Piyush Nanda" w:date="2023-01-25T14:05:00Z"/>
                <w:rFonts w:ascii="Arial" w:hAnsi="Arial" w:cs="Arial"/>
                <w:sz w:val="22"/>
                <w:szCs w:val="22"/>
              </w:rPr>
              <w:pPrChange w:id="1196" w:author="Piyush Nanda" w:date="2023-01-25T14:26:00Z">
                <w:pPr/>
              </w:pPrChange>
            </w:pPr>
            <w:proofErr w:type="spellStart"/>
            <w:ins w:id="1197" w:author="Piyush Nanda" w:date="2023-01-25T14:05:00Z">
              <w:r>
                <w:rPr>
                  <w:rFonts w:ascii="Arial" w:hAnsi="Arial" w:cs="Arial"/>
                  <w:sz w:val="22"/>
                  <w:szCs w:val="22"/>
                </w:rPr>
                <w:t>Zenodo</w:t>
              </w:r>
              <w:proofErr w:type="spellEnd"/>
            </w:ins>
          </w:p>
        </w:tc>
        <w:tc>
          <w:tcPr>
            <w:tcW w:w="1260" w:type="dxa"/>
            <w:tcPrChange w:id="1198" w:author="Piyush Nanda" w:date="2023-01-25T14:11:00Z">
              <w:tcPr>
                <w:tcW w:w="1260" w:type="dxa"/>
                <w:gridSpan w:val="2"/>
              </w:tcPr>
            </w:tcPrChange>
          </w:tcPr>
          <w:p w14:paraId="419D9F28" w14:textId="77777777" w:rsidR="00E30EF5" w:rsidRDefault="00E30EF5" w:rsidP="00F064E4">
            <w:pPr>
              <w:jc w:val="both"/>
              <w:rPr>
                <w:ins w:id="1199" w:author="Piyush Nanda" w:date="2023-01-25T14:05:00Z"/>
                <w:rFonts w:ascii="Arial" w:hAnsi="Arial" w:cs="Arial"/>
                <w:sz w:val="22"/>
                <w:szCs w:val="22"/>
              </w:rPr>
              <w:pPrChange w:id="1200" w:author="Piyush Nanda" w:date="2023-01-25T14:26:00Z">
                <w:pPr/>
              </w:pPrChange>
            </w:pPr>
          </w:p>
        </w:tc>
        <w:tc>
          <w:tcPr>
            <w:tcW w:w="2340" w:type="dxa"/>
            <w:tcPrChange w:id="1201" w:author="Piyush Nanda" w:date="2023-01-25T14:11:00Z">
              <w:tcPr>
                <w:tcW w:w="2340" w:type="dxa"/>
                <w:gridSpan w:val="3"/>
              </w:tcPr>
            </w:tcPrChange>
          </w:tcPr>
          <w:p w14:paraId="56EFA137" w14:textId="77777777" w:rsidR="00E30EF5" w:rsidRDefault="00E30EF5" w:rsidP="00F064E4">
            <w:pPr>
              <w:jc w:val="both"/>
              <w:rPr>
                <w:ins w:id="1202" w:author="Piyush Nanda" w:date="2023-01-25T14:05:00Z"/>
                <w:rFonts w:ascii="Arial" w:hAnsi="Arial" w:cs="Arial"/>
                <w:sz w:val="22"/>
                <w:szCs w:val="22"/>
              </w:rPr>
              <w:pPrChange w:id="1203" w:author="Piyush Nanda" w:date="2023-01-25T14:26:00Z">
                <w:pPr/>
              </w:pPrChange>
            </w:pPr>
          </w:p>
        </w:tc>
      </w:tr>
      <w:tr w:rsidR="00693217" w14:paraId="1C736B4F" w14:textId="77777777" w:rsidTr="00E30EF5">
        <w:tblPrEx>
          <w:tblPrExChange w:id="1204"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205" w:author="Piyush Nanda" w:date="2023-01-25T14:11:00Z">
            <w:trPr>
              <w:gridAfter w:val="0"/>
            </w:trPr>
          </w:trPrChange>
        </w:trPr>
        <w:tc>
          <w:tcPr>
            <w:tcW w:w="7015" w:type="dxa"/>
            <w:gridSpan w:val="3"/>
            <w:tcPrChange w:id="1206" w:author="Piyush Nanda" w:date="2023-01-25T14:11:00Z">
              <w:tcPr>
                <w:tcW w:w="5395" w:type="dxa"/>
                <w:gridSpan w:val="6"/>
              </w:tcPr>
            </w:tcPrChange>
          </w:tcPr>
          <w:p w14:paraId="713BC14C" w14:textId="49D98B41" w:rsidR="00693217" w:rsidRPr="00E30EF5" w:rsidRDefault="00693217" w:rsidP="00F064E4">
            <w:pPr>
              <w:jc w:val="both"/>
              <w:rPr>
                <w:rFonts w:ascii="Arial" w:hAnsi="Arial" w:cs="Arial"/>
                <w:b/>
                <w:bCs/>
                <w:sz w:val="22"/>
                <w:szCs w:val="22"/>
                <w:rPrChange w:id="1207" w:author="Piyush Nanda" w:date="2023-01-25T14:08:00Z">
                  <w:rPr>
                    <w:rFonts w:ascii="Arial" w:hAnsi="Arial" w:cs="Arial"/>
                    <w:sz w:val="22"/>
                    <w:szCs w:val="22"/>
                  </w:rPr>
                </w:rPrChange>
              </w:rPr>
              <w:pPrChange w:id="1208" w:author="Piyush Nanda" w:date="2023-01-25T14:26:00Z">
                <w:pPr/>
              </w:pPrChange>
            </w:pPr>
            <w:r w:rsidRPr="00E30EF5">
              <w:rPr>
                <w:rFonts w:ascii="Arial" w:hAnsi="Arial" w:cs="Arial"/>
                <w:b/>
                <w:bCs/>
                <w:sz w:val="22"/>
                <w:szCs w:val="22"/>
                <w:rPrChange w:id="1209" w:author="Piyush Nanda" w:date="2023-01-25T14:08:00Z">
                  <w:rPr>
                    <w:rFonts w:ascii="Arial" w:hAnsi="Arial" w:cs="Arial"/>
                    <w:sz w:val="22"/>
                    <w:szCs w:val="22"/>
                  </w:rPr>
                </w:rPrChange>
              </w:rPr>
              <w:t>Experimental Model: Strains or Organism</w:t>
            </w:r>
          </w:p>
        </w:tc>
      </w:tr>
      <w:tr w:rsidR="00E30EF5" w14:paraId="68E361BD" w14:textId="77777777" w:rsidTr="00E30EF5">
        <w:tblPrEx>
          <w:tblPrExChange w:id="1210"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3415" w:type="dxa"/>
            <w:tcPrChange w:id="1211" w:author="Piyush Nanda" w:date="2023-01-25T14:11:00Z">
              <w:tcPr>
                <w:tcW w:w="3415" w:type="dxa"/>
                <w:gridSpan w:val="2"/>
              </w:tcPr>
            </w:tcPrChange>
          </w:tcPr>
          <w:p w14:paraId="6722B5AE" w14:textId="26665BDC" w:rsidR="00693217" w:rsidRDefault="00E30EF5" w:rsidP="00F064E4">
            <w:pPr>
              <w:jc w:val="both"/>
              <w:rPr>
                <w:rFonts w:ascii="Arial" w:hAnsi="Arial" w:cs="Arial"/>
                <w:sz w:val="22"/>
                <w:szCs w:val="22"/>
              </w:rPr>
              <w:pPrChange w:id="1212" w:author="Piyush Nanda" w:date="2023-01-25T14:26:00Z">
                <w:pPr/>
              </w:pPrChange>
            </w:pPr>
            <w:ins w:id="1213" w:author="Piyush Nanda" w:date="2023-01-25T14:05:00Z">
              <w:r>
                <w:rPr>
                  <w:rFonts w:ascii="Arial" w:hAnsi="Arial" w:cs="Arial"/>
                  <w:sz w:val="22"/>
                  <w:szCs w:val="22"/>
                </w:rPr>
                <w:t>Yeast Strains</w:t>
              </w:r>
            </w:ins>
          </w:p>
        </w:tc>
        <w:tc>
          <w:tcPr>
            <w:tcW w:w="1260" w:type="dxa"/>
            <w:tcPrChange w:id="1214" w:author="Piyush Nanda" w:date="2023-01-25T14:11:00Z">
              <w:tcPr>
                <w:tcW w:w="1260" w:type="dxa"/>
                <w:gridSpan w:val="2"/>
              </w:tcPr>
            </w:tcPrChange>
          </w:tcPr>
          <w:p w14:paraId="39A0D34A" w14:textId="2F98EC50" w:rsidR="00693217" w:rsidRDefault="00E30EF5" w:rsidP="00F064E4">
            <w:pPr>
              <w:jc w:val="both"/>
              <w:rPr>
                <w:rFonts w:ascii="Arial" w:hAnsi="Arial" w:cs="Arial"/>
                <w:sz w:val="22"/>
                <w:szCs w:val="22"/>
              </w:rPr>
              <w:pPrChange w:id="1215" w:author="Piyush Nanda" w:date="2023-01-25T14:26:00Z">
                <w:pPr/>
              </w:pPrChange>
            </w:pPr>
            <w:ins w:id="1216" w:author="Piyush Nanda" w:date="2023-01-25T14:06:00Z">
              <w:r>
                <w:rPr>
                  <w:rFonts w:ascii="Arial" w:hAnsi="Arial" w:cs="Arial"/>
                  <w:sz w:val="22"/>
                  <w:szCs w:val="22"/>
                </w:rPr>
                <w:t>Table S1</w:t>
              </w:r>
            </w:ins>
          </w:p>
        </w:tc>
        <w:tc>
          <w:tcPr>
            <w:tcW w:w="2340" w:type="dxa"/>
            <w:tcPrChange w:id="1217" w:author="Piyush Nanda" w:date="2023-01-25T14:11:00Z">
              <w:tcPr>
                <w:tcW w:w="2340" w:type="dxa"/>
                <w:gridSpan w:val="3"/>
              </w:tcPr>
            </w:tcPrChange>
          </w:tcPr>
          <w:p w14:paraId="69D69A1E" w14:textId="77777777" w:rsidR="00693217" w:rsidRDefault="00693217" w:rsidP="00F064E4">
            <w:pPr>
              <w:jc w:val="both"/>
              <w:rPr>
                <w:rFonts w:ascii="Arial" w:hAnsi="Arial" w:cs="Arial"/>
                <w:sz w:val="22"/>
                <w:szCs w:val="22"/>
              </w:rPr>
              <w:pPrChange w:id="1218" w:author="Piyush Nanda" w:date="2023-01-25T14:26:00Z">
                <w:pPr/>
              </w:pPrChange>
            </w:pPr>
          </w:p>
        </w:tc>
      </w:tr>
      <w:tr w:rsidR="00E30EF5" w:rsidDel="00E30EF5" w14:paraId="5459F462" w14:textId="77777777" w:rsidTr="00E30EF5">
        <w:trPr>
          <w:del w:id="1219" w:author="Piyush Nanda" w:date="2023-01-25T14:08:00Z"/>
        </w:trPr>
        <w:tc>
          <w:tcPr>
            <w:tcW w:w="3415" w:type="dxa"/>
          </w:tcPr>
          <w:p w14:paraId="566D118B" w14:textId="41412629" w:rsidR="00693217" w:rsidDel="00E30EF5" w:rsidRDefault="00693217" w:rsidP="00F064E4">
            <w:pPr>
              <w:jc w:val="both"/>
              <w:rPr>
                <w:del w:id="1220" w:author="Piyush Nanda" w:date="2023-01-25T14:08:00Z"/>
                <w:rFonts w:ascii="Arial" w:hAnsi="Arial" w:cs="Arial"/>
                <w:sz w:val="22"/>
                <w:szCs w:val="22"/>
              </w:rPr>
              <w:pPrChange w:id="1221" w:author="Piyush Nanda" w:date="2023-01-25T14:26:00Z">
                <w:pPr/>
              </w:pPrChange>
            </w:pPr>
          </w:p>
        </w:tc>
        <w:tc>
          <w:tcPr>
            <w:tcW w:w="1260" w:type="dxa"/>
          </w:tcPr>
          <w:p w14:paraId="3146DDBC" w14:textId="7B61BB59" w:rsidR="00693217" w:rsidDel="00E30EF5" w:rsidRDefault="00693217" w:rsidP="00F064E4">
            <w:pPr>
              <w:jc w:val="both"/>
              <w:rPr>
                <w:del w:id="1222" w:author="Piyush Nanda" w:date="2023-01-25T14:08:00Z"/>
                <w:rFonts w:ascii="Arial" w:hAnsi="Arial" w:cs="Arial"/>
                <w:sz w:val="22"/>
                <w:szCs w:val="22"/>
              </w:rPr>
              <w:pPrChange w:id="1223" w:author="Piyush Nanda" w:date="2023-01-25T14:26:00Z">
                <w:pPr/>
              </w:pPrChange>
            </w:pPr>
          </w:p>
        </w:tc>
        <w:tc>
          <w:tcPr>
            <w:tcW w:w="2340" w:type="dxa"/>
          </w:tcPr>
          <w:p w14:paraId="06B53FC8" w14:textId="6F5D37F8" w:rsidR="00693217" w:rsidDel="00E30EF5" w:rsidRDefault="00693217" w:rsidP="00F064E4">
            <w:pPr>
              <w:jc w:val="both"/>
              <w:rPr>
                <w:del w:id="1224" w:author="Piyush Nanda" w:date="2023-01-25T14:08:00Z"/>
                <w:rFonts w:ascii="Arial" w:hAnsi="Arial" w:cs="Arial"/>
                <w:sz w:val="22"/>
                <w:szCs w:val="22"/>
              </w:rPr>
              <w:pPrChange w:id="1225" w:author="Piyush Nanda" w:date="2023-01-25T14:26:00Z">
                <w:pPr/>
              </w:pPrChange>
            </w:pPr>
          </w:p>
        </w:tc>
      </w:tr>
      <w:tr w:rsidR="00693217" w14:paraId="4CE756A4" w14:textId="77777777" w:rsidTr="00E30EF5">
        <w:tblPrEx>
          <w:tblPrExChange w:id="1226"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227" w:author="Piyush Nanda" w:date="2023-01-25T14:11:00Z">
            <w:trPr>
              <w:gridAfter w:val="0"/>
            </w:trPr>
          </w:trPrChange>
        </w:trPr>
        <w:tc>
          <w:tcPr>
            <w:tcW w:w="7015" w:type="dxa"/>
            <w:gridSpan w:val="3"/>
            <w:tcPrChange w:id="1228" w:author="Piyush Nanda" w:date="2023-01-25T14:11:00Z">
              <w:tcPr>
                <w:tcW w:w="5395" w:type="dxa"/>
                <w:gridSpan w:val="6"/>
              </w:tcPr>
            </w:tcPrChange>
          </w:tcPr>
          <w:p w14:paraId="6B30DEFC" w14:textId="3560E966" w:rsidR="00693217" w:rsidRPr="00E30EF5" w:rsidRDefault="00693217" w:rsidP="00F064E4">
            <w:pPr>
              <w:jc w:val="both"/>
              <w:rPr>
                <w:rFonts w:ascii="Arial" w:hAnsi="Arial" w:cs="Arial"/>
                <w:b/>
                <w:bCs/>
                <w:sz w:val="22"/>
                <w:szCs w:val="22"/>
                <w:rPrChange w:id="1229" w:author="Piyush Nanda" w:date="2023-01-25T14:08:00Z">
                  <w:rPr>
                    <w:rFonts w:ascii="Arial" w:hAnsi="Arial" w:cs="Arial"/>
                    <w:sz w:val="22"/>
                    <w:szCs w:val="22"/>
                  </w:rPr>
                </w:rPrChange>
              </w:rPr>
              <w:pPrChange w:id="1230" w:author="Piyush Nanda" w:date="2023-01-25T14:26:00Z">
                <w:pPr/>
              </w:pPrChange>
            </w:pPr>
            <w:r w:rsidRPr="00E30EF5">
              <w:rPr>
                <w:rFonts w:ascii="Arial" w:hAnsi="Arial" w:cs="Arial"/>
                <w:b/>
                <w:bCs/>
                <w:sz w:val="22"/>
                <w:szCs w:val="22"/>
                <w:rPrChange w:id="1231" w:author="Piyush Nanda" w:date="2023-01-25T14:08:00Z">
                  <w:rPr>
                    <w:rFonts w:ascii="Arial" w:hAnsi="Arial" w:cs="Arial"/>
                    <w:sz w:val="22"/>
                    <w:szCs w:val="22"/>
                  </w:rPr>
                </w:rPrChange>
              </w:rPr>
              <w:t>Recombinant DNA</w:t>
            </w:r>
          </w:p>
        </w:tc>
      </w:tr>
      <w:tr w:rsidR="00693217" w14:paraId="6FA9FFEB" w14:textId="77777777" w:rsidTr="00E30EF5">
        <w:tblPrEx>
          <w:tblPrExChange w:id="1232"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233" w:author="Piyush Nanda" w:date="2023-01-25T14:11:00Z">
            <w:trPr>
              <w:gridAfter w:val="0"/>
            </w:trPr>
          </w:trPrChange>
        </w:trPr>
        <w:tc>
          <w:tcPr>
            <w:tcW w:w="3415" w:type="dxa"/>
            <w:tcPrChange w:id="1234" w:author="Piyush Nanda" w:date="2023-01-25T14:11:00Z">
              <w:tcPr>
                <w:tcW w:w="2425" w:type="dxa"/>
              </w:tcPr>
            </w:tcPrChange>
          </w:tcPr>
          <w:p w14:paraId="02975D5C" w14:textId="65324E12" w:rsidR="00693217" w:rsidRDefault="00E30EF5" w:rsidP="00F064E4">
            <w:pPr>
              <w:jc w:val="both"/>
              <w:rPr>
                <w:rFonts w:ascii="Arial" w:hAnsi="Arial" w:cs="Arial"/>
                <w:sz w:val="22"/>
                <w:szCs w:val="22"/>
              </w:rPr>
              <w:pPrChange w:id="1235" w:author="Piyush Nanda" w:date="2023-01-25T14:26:00Z">
                <w:pPr/>
              </w:pPrChange>
            </w:pPr>
            <w:ins w:id="1236" w:author="Piyush Nanda" w:date="2023-01-25T14:06:00Z">
              <w:r>
                <w:rPr>
                  <w:rFonts w:ascii="Arial" w:hAnsi="Arial" w:cs="Arial"/>
                  <w:sz w:val="22"/>
                  <w:szCs w:val="22"/>
                </w:rPr>
                <w:t>ERBD plasmid</w:t>
              </w:r>
            </w:ins>
          </w:p>
        </w:tc>
        <w:tc>
          <w:tcPr>
            <w:tcW w:w="1260" w:type="dxa"/>
            <w:tcPrChange w:id="1237" w:author="Piyush Nanda" w:date="2023-01-25T14:11:00Z">
              <w:tcPr>
                <w:tcW w:w="1080" w:type="dxa"/>
                <w:gridSpan w:val="2"/>
              </w:tcPr>
            </w:tcPrChange>
          </w:tcPr>
          <w:p w14:paraId="03E5369E" w14:textId="507031BC" w:rsidR="00693217" w:rsidRDefault="00E30EF5" w:rsidP="00F064E4">
            <w:pPr>
              <w:jc w:val="both"/>
              <w:rPr>
                <w:rFonts w:ascii="Arial" w:hAnsi="Arial" w:cs="Arial"/>
                <w:sz w:val="22"/>
                <w:szCs w:val="22"/>
              </w:rPr>
              <w:pPrChange w:id="1238" w:author="Piyush Nanda" w:date="2023-01-25T14:26:00Z">
                <w:pPr/>
              </w:pPrChange>
            </w:pPr>
            <w:proofErr w:type="spellStart"/>
            <w:ins w:id="1239" w:author="Piyush Nanda" w:date="2023-01-25T14:07:00Z">
              <w:r>
                <w:rPr>
                  <w:rFonts w:ascii="Arial" w:hAnsi="Arial" w:cs="Arial"/>
                  <w:sz w:val="22"/>
                  <w:szCs w:val="22"/>
                </w:rPr>
                <w:t>Addgene</w:t>
              </w:r>
            </w:ins>
            <w:proofErr w:type="spellEnd"/>
          </w:p>
        </w:tc>
        <w:tc>
          <w:tcPr>
            <w:tcW w:w="2340" w:type="dxa"/>
            <w:tcPrChange w:id="1240" w:author="Piyush Nanda" w:date="2023-01-25T14:11:00Z">
              <w:tcPr>
                <w:tcW w:w="1890" w:type="dxa"/>
                <w:gridSpan w:val="2"/>
              </w:tcPr>
            </w:tcPrChange>
          </w:tcPr>
          <w:p w14:paraId="0B6D001D" w14:textId="61E6CFAF" w:rsidR="00693217" w:rsidRDefault="00693217" w:rsidP="00F064E4">
            <w:pPr>
              <w:jc w:val="both"/>
              <w:rPr>
                <w:rFonts w:ascii="Arial" w:hAnsi="Arial" w:cs="Arial"/>
                <w:sz w:val="22"/>
                <w:szCs w:val="22"/>
              </w:rPr>
              <w:pPrChange w:id="1241" w:author="Piyush Nanda" w:date="2023-01-25T14:26:00Z">
                <w:pPr/>
              </w:pPrChange>
            </w:pPr>
          </w:p>
        </w:tc>
      </w:tr>
      <w:tr w:rsidR="00E30EF5" w14:paraId="7140D9BB" w14:textId="77777777" w:rsidTr="00E30EF5">
        <w:tblPrEx>
          <w:tblPrExChange w:id="1242"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blPrExChange>
        </w:tblPrEx>
        <w:trPr>
          <w:ins w:id="1243" w:author="Piyush Nanda" w:date="2023-01-25T14:06:00Z"/>
        </w:trPr>
        <w:tc>
          <w:tcPr>
            <w:tcW w:w="3415" w:type="dxa"/>
            <w:tcPrChange w:id="1244" w:author="Piyush Nanda" w:date="2023-01-25T14:11:00Z">
              <w:tcPr>
                <w:tcW w:w="3415" w:type="dxa"/>
                <w:gridSpan w:val="2"/>
              </w:tcPr>
            </w:tcPrChange>
          </w:tcPr>
          <w:p w14:paraId="5A032566" w14:textId="4318BEED" w:rsidR="00E30EF5" w:rsidRDefault="00E30EF5" w:rsidP="00F064E4">
            <w:pPr>
              <w:jc w:val="both"/>
              <w:rPr>
                <w:ins w:id="1245" w:author="Piyush Nanda" w:date="2023-01-25T14:06:00Z"/>
                <w:rFonts w:ascii="Arial" w:hAnsi="Arial" w:cs="Arial"/>
                <w:sz w:val="22"/>
                <w:szCs w:val="22"/>
              </w:rPr>
              <w:pPrChange w:id="1246" w:author="Piyush Nanda" w:date="2023-01-25T14:26:00Z">
                <w:pPr/>
              </w:pPrChange>
            </w:pPr>
            <w:ins w:id="1247" w:author="Piyush Nanda" w:date="2023-01-25T14:06:00Z">
              <w:r>
                <w:rPr>
                  <w:rFonts w:ascii="Arial" w:hAnsi="Arial" w:cs="Arial"/>
                  <w:sz w:val="22"/>
                  <w:szCs w:val="22"/>
                </w:rPr>
                <w:t>Beta-es</w:t>
              </w:r>
            </w:ins>
            <w:ins w:id="1248" w:author="Piyush Nanda" w:date="2023-01-25T14:07:00Z">
              <w:r>
                <w:rPr>
                  <w:rFonts w:ascii="Arial" w:hAnsi="Arial" w:cs="Arial"/>
                  <w:sz w:val="22"/>
                  <w:szCs w:val="22"/>
                </w:rPr>
                <w:t>tradiol plasmid</w:t>
              </w:r>
            </w:ins>
          </w:p>
        </w:tc>
        <w:tc>
          <w:tcPr>
            <w:tcW w:w="1260" w:type="dxa"/>
            <w:tcPrChange w:id="1249" w:author="Piyush Nanda" w:date="2023-01-25T14:11:00Z">
              <w:tcPr>
                <w:tcW w:w="1260" w:type="dxa"/>
                <w:gridSpan w:val="2"/>
              </w:tcPr>
            </w:tcPrChange>
          </w:tcPr>
          <w:p w14:paraId="45BEA4D4" w14:textId="6D7B9DB5" w:rsidR="00E30EF5" w:rsidRDefault="00E30EF5" w:rsidP="00F064E4">
            <w:pPr>
              <w:jc w:val="both"/>
              <w:rPr>
                <w:ins w:id="1250" w:author="Piyush Nanda" w:date="2023-01-25T14:06:00Z"/>
                <w:rFonts w:ascii="Arial" w:hAnsi="Arial" w:cs="Arial"/>
                <w:sz w:val="22"/>
                <w:szCs w:val="22"/>
              </w:rPr>
              <w:pPrChange w:id="1251" w:author="Piyush Nanda" w:date="2023-01-25T14:26:00Z">
                <w:pPr/>
              </w:pPrChange>
            </w:pPr>
            <w:proofErr w:type="spellStart"/>
            <w:ins w:id="1252" w:author="Piyush Nanda" w:date="2023-01-25T14:07:00Z">
              <w:r>
                <w:rPr>
                  <w:rFonts w:ascii="Arial" w:hAnsi="Arial" w:cs="Arial"/>
                  <w:sz w:val="22"/>
                  <w:szCs w:val="22"/>
                </w:rPr>
                <w:t>Addgene</w:t>
              </w:r>
            </w:ins>
            <w:proofErr w:type="spellEnd"/>
          </w:p>
        </w:tc>
        <w:tc>
          <w:tcPr>
            <w:tcW w:w="2340" w:type="dxa"/>
            <w:tcPrChange w:id="1253" w:author="Piyush Nanda" w:date="2023-01-25T14:11:00Z">
              <w:tcPr>
                <w:tcW w:w="2340" w:type="dxa"/>
                <w:gridSpan w:val="3"/>
              </w:tcPr>
            </w:tcPrChange>
          </w:tcPr>
          <w:p w14:paraId="3DC62CA3" w14:textId="77777777" w:rsidR="00E30EF5" w:rsidRDefault="00E30EF5" w:rsidP="00F064E4">
            <w:pPr>
              <w:jc w:val="both"/>
              <w:rPr>
                <w:ins w:id="1254" w:author="Piyush Nanda" w:date="2023-01-25T14:06:00Z"/>
                <w:rFonts w:ascii="Arial" w:hAnsi="Arial" w:cs="Arial"/>
                <w:sz w:val="22"/>
                <w:szCs w:val="22"/>
              </w:rPr>
              <w:pPrChange w:id="1255" w:author="Piyush Nanda" w:date="2023-01-25T14:26:00Z">
                <w:pPr/>
              </w:pPrChange>
            </w:pPr>
          </w:p>
        </w:tc>
      </w:tr>
      <w:tr w:rsidR="00E30EF5" w14:paraId="32BDD3B7" w14:textId="77777777" w:rsidTr="00E30EF5">
        <w:tblPrEx>
          <w:tblPrExChange w:id="1256"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57" w:author="Piyush Nanda" w:date="2023-01-25T14:07:00Z"/>
          <w:trPrChange w:id="1258" w:author="Piyush Nanda" w:date="2023-01-25T14:11:00Z">
            <w:trPr>
              <w:gridAfter w:val="0"/>
            </w:trPr>
          </w:trPrChange>
        </w:trPr>
        <w:tc>
          <w:tcPr>
            <w:tcW w:w="3415" w:type="dxa"/>
            <w:tcPrChange w:id="1259" w:author="Piyush Nanda" w:date="2023-01-25T14:11:00Z">
              <w:tcPr>
                <w:tcW w:w="2425" w:type="dxa"/>
              </w:tcPr>
            </w:tcPrChange>
          </w:tcPr>
          <w:p w14:paraId="4BAC0682" w14:textId="2110C076" w:rsidR="00E30EF5" w:rsidRDefault="00E30EF5" w:rsidP="00F064E4">
            <w:pPr>
              <w:jc w:val="both"/>
              <w:rPr>
                <w:ins w:id="1260" w:author="Piyush Nanda" w:date="2023-01-25T14:07:00Z"/>
                <w:rFonts w:ascii="Arial" w:hAnsi="Arial" w:cs="Arial"/>
                <w:sz w:val="22"/>
                <w:szCs w:val="22"/>
              </w:rPr>
              <w:pPrChange w:id="1261" w:author="Piyush Nanda" w:date="2023-01-25T14:26:00Z">
                <w:pPr/>
              </w:pPrChange>
            </w:pPr>
            <w:ins w:id="1262" w:author="Piyush Nanda" w:date="2023-01-25T14:07:00Z">
              <w:r>
                <w:rPr>
                  <w:rFonts w:ascii="Arial" w:hAnsi="Arial" w:cs="Arial"/>
                  <w:sz w:val="22"/>
                  <w:szCs w:val="22"/>
                </w:rPr>
                <w:t>Plasmids</w:t>
              </w:r>
            </w:ins>
          </w:p>
        </w:tc>
        <w:tc>
          <w:tcPr>
            <w:tcW w:w="1260" w:type="dxa"/>
            <w:tcPrChange w:id="1263" w:author="Piyush Nanda" w:date="2023-01-25T14:11:00Z">
              <w:tcPr>
                <w:tcW w:w="2250" w:type="dxa"/>
                <w:gridSpan w:val="3"/>
              </w:tcPr>
            </w:tcPrChange>
          </w:tcPr>
          <w:p w14:paraId="21827714" w14:textId="0D7539D7" w:rsidR="00E30EF5" w:rsidRDefault="00E30EF5" w:rsidP="00F064E4">
            <w:pPr>
              <w:jc w:val="both"/>
              <w:rPr>
                <w:ins w:id="1264" w:author="Piyush Nanda" w:date="2023-01-25T14:07:00Z"/>
                <w:rFonts w:ascii="Arial" w:hAnsi="Arial" w:cs="Arial"/>
                <w:sz w:val="22"/>
                <w:szCs w:val="22"/>
              </w:rPr>
              <w:pPrChange w:id="1265" w:author="Piyush Nanda" w:date="2023-01-25T14:26:00Z">
                <w:pPr/>
              </w:pPrChange>
            </w:pPr>
            <w:ins w:id="1266" w:author="Piyush Nanda" w:date="2023-01-25T14:07:00Z">
              <w:r>
                <w:rPr>
                  <w:rFonts w:ascii="Arial" w:hAnsi="Arial" w:cs="Arial"/>
                  <w:sz w:val="22"/>
                  <w:szCs w:val="22"/>
                </w:rPr>
                <w:t>Table S2</w:t>
              </w:r>
            </w:ins>
          </w:p>
        </w:tc>
        <w:tc>
          <w:tcPr>
            <w:tcW w:w="2340" w:type="dxa"/>
            <w:tcPrChange w:id="1267" w:author="Piyush Nanda" w:date="2023-01-25T14:11:00Z">
              <w:tcPr>
                <w:tcW w:w="720" w:type="dxa"/>
                <w:gridSpan w:val="2"/>
              </w:tcPr>
            </w:tcPrChange>
          </w:tcPr>
          <w:p w14:paraId="251F098B" w14:textId="77777777" w:rsidR="00E30EF5" w:rsidRDefault="00E30EF5" w:rsidP="00F064E4">
            <w:pPr>
              <w:jc w:val="both"/>
              <w:rPr>
                <w:ins w:id="1268" w:author="Piyush Nanda" w:date="2023-01-25T14:07:00Z"/>
                <w:rFonts w:ascii="Arial" w:hAnsi="Arial" w:cs="Arial"/>
                <w:sz w:val="22"/>
                <w:szCs w:val="22"/>
              </w:rPr>
              <w:pPrChange w:id="1269" w:author="Piyush Nanda" w:date="2023-01-25T14:26:00Z">
                <w:pPr/>
              </w:pPrChange>
            </w:pPr>
          </w:p>
        </w:tc>
      </w:tr>
      <w:tr w:rsidR="00573C83" w14:paraId="1A8053A0" w14:textId="77777777" w:rsidTr="00E30EF5">
        <w:trPr>
          <w:ins w:id="1270" w:author="Piyush Nanda" w:date="2023-01-25T14:19:00Z"/>
        </w:trPr>
        <w:tc>
          <w:tcPr>
            <w:tcW w:w="3415" w:type="dxa"/>
          </w:tcPr>
          <w:p w14:paraId="78BEC6C6" w14:textId="519B37B4" w:rsidR="00573C83" w:rsidRDefault="00573C83" w:rsidP="00F064E4">
            <w:pPr>
              <w:jc w:val="both"/>
              <w:rPr>
                <w:ins w:id="1271" w:author="Piyush Nanda" w:date="2023-01-25T14:19:00Z"/>
                <w:rFonts w:ascii="Arial" w:hAnsi="Arial" w:cs="Arial"/>
                <w:sz w:val="22"/>
                <w:szCs w:val="22"/>
              </w:rPr>
              <w:pPrChange w:id="1272" w:author="Piyush Nanda" w:date="2023-01-25T14:26:00Z">
                <w:pPr/>
              </w:pPrChange>
            </w:pPr>
            <w:ins w:id="1273" w:author="Piyush Nanda" w:date="2023-01-25T14:19:00Z">
              <w:r>
                <w:rPr>
                  <w:rFonts w:ascii="Arial" w:hAnsi="Arial" w:cs="Arial"/>
                  <w:sz w:val="22"/>
                  <w:szCs w:val="22"/>
                </w:rPr>
                <w:t>Oligonucleotides</w:t>
              </w:r>
            </w:ins>
          </w:p>
        </w:tc>
        <w:tc>
          <w:tcPr>
            <w:tcW w:w="1260" w:type="dxa"/>
          </w:tcPr>
          <w:p w14:paraId="49DC8F0B" w14:textId="01EC6627" w:rsidR="00573C83" w:rsidRDefault="00573C83" w:rsidP="00F064E4">
            <w:pPr>
              <w:jc w:val="both"/>
              <w:rPr>
                <w:ins w:id="1274" w:author="Piyush Nanda" w:date="2023-01-25T14:19:00Z"/>
                <w:rFonts w:ascii="Arial" w:hAnsi="Arial" w:cs="Arial"/>
                <w:sz w:val="22"/>
                <w:szCs w:val="22"/>
              </w:rPr>
              <w:pPrChange w:id="1275" w:author="Piyush Nanda" w:date="2023-01-25T14:26:00Z">
                <w:pPr/>
              </w:pPrChange>
            </w:pPr>
            <w:ins w:id="1276" w:author="Piyush Nanda" w:date="2023-01-25T14:19:00Z">
              <w:r>
                <w:rPr>
                  <w:rFonts w:ascii="Arial" w:hAnsi="Arial" w:cs="Arial"/>
                  <w:sz w:val="22"/>
                  <w:szCs w:val="22"/>
                </w:rPr>
                <w:t>Table S3</w:t>
              </w:r>
            </w:ins>
          </w:p>
        </w:tc>
        <w:tc>
          <w:tcPr>
            <w:tcW w:w="2340" w:type="dxa"/>
          </w:tcPr>
          <w:p w14:paraId="2D686F3D" w14:textId="77777777" w:rsidR="00573C83" w:rsidRDefault="00573C83" w:rsidP="00F064E4">
            <w:pPr>
              <w:jc w:val="both"/>
              <w:rPr>
                <w:ins w:id="1277" w:author="Piyush Nanda" w:date="2023-01-25T14:19:00Z"/>
                <w:rFonts w:ascii="Arial" w:hAnsi="Arial" w:cs="Arial"/>
                <w:sz w:val="22"/>
                <w:szCs w:val="22"/>
              </w:rPr>
              <w:pPrChange w:id="1278" w:author="Piyush Nanda" w:date="2023-01-25T14:26:00Z">
                <w:pPr/>
              </w:pPrChange>
            </w:pPr>
          </w:p>
        </w:tc>
      </w:tr>
      <w:tr w:rsidR="00693217" w14:paraId="28F0F4E9" w14:textId="77777777" w:rsidTr="00E30EF5">
        <w:tblPrEx>
          <w:tblPrExChange w:id="1279"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280" w:author="Piyush Nanda" w:date="2023-01-25T14:11:00Z">
            <w:trPr>
              <w:gridAfter w:val="0"/>
            </w:trPr>
          </w:trPrChange>
        </w:trPr>
        <w:tc>
          <w:tcPr>
            <w:tcW w:w="7015" w:type="dxa"/>
            <w:gridSpan w:val="3"/>
            <w:tcPrChange w:id="1281" w:author="Piyush Nanda" w:date="2023-01-25T14:11:00Z">
              <w:tcPr>
                <w:tcW w:w="5395" w:type="dxa"/>
                <w:gridSpan w:val="6"/>
              </w:tcPr>
            </w:tcPrChange>
          </w:tcPr>
          <w:p w14:paraId="4159B13B" w14:textId="02018A3B" w:rsidR="00693217" w:rsidRPr="00E30EF5" w:rsidRDefault="00693217" w:rsidP="00F064E4">
            <w:pPr>
              <w:jc w:val="both"/>
              <w:rPr>
                <w:rFonts w:ascii="Arial" w:hAnsi="Arial" w:cs="Arial"/>
                <w:b/>
                <w:bCs/>
                <w:sz w:val="22"/>
                <w:szCs w:val="22"/>
                <w:rPrChange w:id="1282" w:author="Piyush Nanda" w:date="2023-01-25T14:08:00Z">
                  <w:rPr>
                    <w:rFonts w:ascii="Arial" w:hAnsi="Arial" w:cs="Arial"/>
                    <w:sz w:val="22"/>
                    <w:szCs w:val="22"/>
                  </w:rPr>
                </w:rPrChange>
              </w:rPr>
              <w:pPrChange w:id="1283" w:author="Piyush Nanda" w:date="2023-01-25T14:26:00Z">
                <w:pPr/>
              </w:pPrChange>
            </w:pPr>
            <w:r w:rsidRPr="00E30EF5">
              <w:rPr>
                <w:rFonts w:ascii="Arial" w:hAnsi="Arial" w:cs="Arial"/>
                <w:b/>
                <w:bCs/>
                <w:sz w:val="22"/>
                <w:szCs w:val="22"/>
                <w:rPrChange w:id="1284" w:author="Piyush Nanda" w:date="2023-01-25T14:08:00Z">
                  <w:rPr>
                    <w:rFonts w:ascii="Arial" w:hAnsi="Arial" w:cs="Arial"/>
                    <w:sz w:val="22"/>
                    <w:szCs w:val="22"/>
                  </w:rPr>
                </w:rPrChange>
              </w:rPr>
              <w:t>Software and Algorithms</w:t>
            </w:r>
          </w:p>
        </w:tc>
      </w:tr>
      <w:tr w:rsidR="00693217" w14:paraId="468533C3" w14:textId="77777777" w:rsidTr="00E30EF5">
        <w:tblPrEx>
          <w:tblPrExChange w:id="1285"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286" w:author="Piyush Nanda" w:date="2023-01-25T14:11:00Z">
            <w:trPr>
              <w:gridAfter w:val="0"/>
            </w:trPr>
          </w:trPrChange>
        </w:trPr>
        <w:tc>
          <w:tcPr>
            <w:tcW w:w="3415" w:type="dxa"/>
            <w:tcPrChange w:id="1287" w:author="Piyush Nanda" w:date="2023-01-25T14:11:00Z">
              <w:tcPr>
                <w:tcW w:w="2425" w:type="dxa"/>
              </w:tcPr>
            </w:tcPrChange>
          </w:tcPr>
          <w:p w14:paraId="4298E6B9" w14:textId="7249115D" w:rsidR="00693217" w:rsidRDefault="00E30EF5" w:rsidP="00F064E4">
            <w:pPr>
              <w:jc w:val="both"/>
              <w:rPr>
                <w:rFonts w:ascii="Arial" w:hAnsi="Arial" w:cs="Arial"/>
                <w:sz w:val="22"/>
                <w:szCs w:val="22"/>
              </w:rPr>
              <w:pPrChange w:id="1288" w:author="Piyush Nanda" w:date="2023-01-25T14:26:00Z">
                <w:pPr/>
              </w:pPrChange>
            </w:pPr>
            <w:proofErr w:type="spellStart"/>
            <w:ins w:id="1289" w:author="Piyush Nanda" w:date="2023-01-25T14:07:00Z">
              <w:r>
                <w:rPr>
                  <w:rFonts w:ascii="Arial" w:hAnsi="Arial" w:cs="Arial"/>
                  <w:sz w:val="22"/>
                  <w:szCs w:val="22"/>
                </w:rPr>
                <w:t>DeepRetina</w:t>
              </w:r>
              <w:proofErr w:type="spellEnd"/>
              <w:r>
                <w:rPr>
                  <w:rFonts w:ascii="Arial" w:hAnsi="Arial" w:cs="Arial"/>
                  <w:sz w:val="22"/>
                  <w:szCs w:val="22"/>
                </w:rPr>
                <w:t xml:space="preserve"> (RCNN)</w:t>
              </w:r>
            </w:ins>
          </w:p>
        </w:tc>
        <w:tc>
          <w:tcPr>
            <w:tcW w:w="1260" w:type="dxa"/>
            <w:tcPrChange w:id="1290" w:author="Piyush Nanda" w:date="2023-01-25T14:11:00Z">
              <w:tcPr>
                <w:tcW w:w="1080" w:type="dxa"/>
                <w:gridSpan w:val="2"/>
              </w:tcPr>
            </w:tcPrChange>
          </w:tcPr>
          <w:p w14:paraId="7ED81880" w14:textId="44CDCE5D" w:rsidR="00693217" w:rsidRDefault="00E30EF5" w:rsidP="00F064E4">
            <w:pPr>
              <w:jc w:val="both"/>
              <w:rPr>
                <w:rFonts w:ascii="Arial" w:hAnsi="Arial" w:cs="Arial"/>
                <w:sz w:val="22"/>
                <w:szCs w:val="22"/>
              </w:rPr>
              <w:pPrChange w:id="1291" w:author="Piyush Nanda" w:date="2023-01-25T14:26:00Z">
                <w:pPr/>
              </w:pPrChange>
            </w:pPr>
            <w:ins w:id="1292" w:author="Piyush Nanda" w:date="2023-01-25T14:07:00Z">
              <w:r>
                <w:rPr>
                  <w:rFonts w:ascii="Arial" w:hAnsi="Arial" w:cs="Arial"/>
                  <w:sz w:val="22"/>
                  <w:szCs w:val="22"/>
                </w:rPr>
                <w:t>GitHub</w:t>
              </w:r>
            </w:ins>
          </w:p>
        </w:tc>
        <w:tc>
          <w:tcPr>
            <w:tcW w:w="2340" w:type="dxa"/>
            <w:tcPrChange w:id="1293" w:author="Piyush Nanda" w:date="2023-01-25T14:11:00Z">
              <w:tcPr>
                <w:tcW w:w="1890" w:type="dxa"/>
                <w:gridSpan w:val="2"/>
              </w:tcPr>
            </w:tcPrChange>
          </w:tcPr>
          <w:p w14:paraId="4330E9C6" w14:textId="10209F20" w:rsidR="00693217" w:rsidRDefault="00693217" w:rsidP="00F064E4">
            <w:pPr>
              <w:jc w:val="both"/>
              <w:rPr>
                <w:rFonts w:ascii="Arial" w:hAnsi="Arial" w:cs="Arial"/>
                <w:sz w:val="22"/>
                <w:szCs w:val="22"/>
              </w:rPr>
              <w:pPrChange w:id="1294" w:author="Piyush Nanda" w:date="2023-01-25T14:26:00Z">
                <w:pPr/>
              </w:pPrChange>
            </w:pPr>
          </w:p>
        </w:tc>
      </w:tr>
      <w:tr w:rsidR="00E30EF5" w14:paraId="6CB62A9C" w14:textId="77777777" w:rsidTr="00E30EF5">
        <w:tblPrEx>
          <w:tblPrExChange w:id="1295"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blPrExChange>
        </w:tblPrEx>
        <w:trPr>
          <w:ins w:id="1296" w:author="Piyush Nanda" w:date="2023-01-25T14:07:00Z"/>
        </w:trPr>
        <w:tc>
          <w:tcPr>
            <w:tcW w:w="3415" w:type="dxa"/>
            <w:tcPrChange w:id="1297" w:author="Piyush Nanda" w:date="2023-01-25T14:11:00Z">
              <w:tcPr>
                <w:tcW w:w="3415" w:type="dxa"/>
                <w:gridSpan w:val="2"/>
              </w:tcPr>
            </w:tcPrChange>
          </w:tcPr>
          <w:p w14:paraId="6EB92C86" w14:textId="44AB9CDD" w:rsidR="00E30EF5" w:rsidRDefault="00E30EF5" w:rsidP="00F064E4">
            <w:pPr>
              <w:jc w:val="both"/>
              <w:rPr>
                <w:ins w:id="1298" w:author="Piyush Nanda" w:date="2023-01-25T14:07:00Z"/>
                <w:rFonts w:ascii="Arial" w:hAnsi="Arial" w:cs="Arial"/>
                <w:sz w:val="22"/>
                <w:szCs w:val="22"/>
              </w:rPr>
              <w:pPrChange w:id="1299" w:author="Piyush Nanda" w:date="2023-01-25T14:26:00Z">
                <w:pPr/>
              </w:pPrChange>
            </w:pPr>
            <w:ins w:id="1300" w:author="Piyush Nanda" w:date="2023-01-25T14:08:00Z">
              <w:r>
                <w:rPr>
                  <w:rFonts w:ascii="Arial" w:hAnsi="Arial" w:cs="Arial"/>
                  <w:sz w:val="22"/>
                  <w:szCs w:val="22"/>
                </w:rPr>
                <w:t>Anaconda</w:t>
              </w:r>
            </w:ins>
          </w:p>
        </w:tc>
        <w:tc>
          <w:tcPr>
            <w:tcW w:w="1260" w:type="dxa"/>
            <w:tcPrChange w:id="1301" w:author="Piyush Nanda" w:date="2023-01-25T14:11:00Z">
              <w:tcPr>
                <w:tcW w:w="1260" w:type="dxa"/>
                <w:gridSpan w:val="2"/>
              </w:tcPr>
            </w:tcPrChange>
          </w:tcPr>
          <w:p w14:paraId="50EE0F88" w14:textId="77777777" w:rsidR="00E30EF5" w:rsidRDefault="00E30EF5" w:rsidP="00F064E4">
            <w:pPr>
              <w:jc w:val="both"/>
              <w:rPr>
                <w:ins w:id="1302" w:author="Piyush Nanda" w:date="2023-01-25T14:07:00Z"/>
                <w:rFonts w:ascii="Arial" w:hAnsi="Arial" w:cs="Arial"/>
                <w:sz w:val="22"/>
                <w:szCs w:val="22"/>
              </w:rPr>
              <w:pPrChange w:id="1303" w:author="Piyush Nanda" w:date="2023-01-25T14:26:00Z">
                <w:pPr/>
              </w:pPrChange>
            </w:pPr>
          </w:p>
        </w:tc>
        <w:tc>
          <w:tcPr>
            <w:tcW w:w="2340" w:type="dxa"/>
            <w:tcPrChange w:id="1304" w:author="Piyush Nanda" w:date="2023-01-25T14:11:00Z">
              <w:tcPr>
                <w:tcW w:w="2340" w:type="dxa"/>
                <w:gridSpan w:val="3"/>
              </w:tcPr>
            </w:tcPrChange>
          </w:tcPr>
          <w:p w14:paraId="57D6C22D" w14:textId="77777777" w:rsidR="00E30EF5" w:rsidRDefault="00E30EF5" w:rsidP="00F064E4">
            <w:pPr>
              <w:jc w:val="both"/>
              <w:rPr>
                <w:ins w:id="1305" w:author="Piyush Nanda" w:date="2023-01-25T14:07:00Z"/>
                <w:rFonts w:ascii="Arial" w:hAnsi="Arial" w:cs="Arial"/>
                <w:sz w:val="22"/>
                <w:szCs w:val="22"/>
              </w:rPr>
              <w:pPrChange w:id="1306" w:author="Piyush Nanda" w:date="2023-01-25T14:26:00Z">
                <w:pPr/>
              </w:pPrChange>
            </w:pPr>
          </w:p>
        </w:tc>
      </w:tr>
      <w:tr w:rsidR="00E30EF5" w14:paraId="54842823" w14:textId="77777777" w:rsidTr="00E30EF5">
        <w:tblPrEx>
          <w:tblPrExChange w:id="1307"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308" w:author="Piyush Nanda" w:date="2023-01-25T14:07:00Z"/>
          <w:trPrChange w:id="1309" w:author="Piyush Nanda" w:date="2023-01-25T14:11:00Z">
            <w:trPr>
              <w:gridAfter w:val="0"/>
            </w:trPr>
          </w:trPrChange>
        </w:trPr>
        <w:tc>
          <w:tcPr>
            <w:tcW w:w="3415" w:type="dxa"/>
            <w:tcPrChange w:id="1310" w:author="Piyush Nanda" w:date="2023-01-25T14:11:00Z">
              <w:tcPr>
                <w:tcW w:w="2425" w:type="dxa"/>
              </w:tcPr>
            </w:tcPrChange>
          </w:tcPr>
          <w:p w14:paraId="7F250E70" w14:textId="187EDF05" w:rsidR="00E30EF5" w:rsidRDefault="00E30EF5" w:rsidP="00F064E4">
            <w:pPr>
              <w:jc w:val="both"/>
              <w:rPr>
                <w:ins w:id="1311" w:author="Piyush Nanda" w:date="2023-01-25T14:07:00Z"/>
                <w:rFonts w:ascii="Arial" w:hAnsi="Arial" w:cs="Arial"/>
                <w:sz w:val="22"/>
                <w:szCs w:val="22"/>
              </w:rPr>
              <w:pPrChange w:id="1312" w:author="Piyush Nanda" w:date="2023-01-25T14:26:00Z">
                <w:pPr/>
              </w:pPrChange>
            </w:pPr>
            <w:ins w:id="1313" w:author="Piyush Nanda" w:date="2023-01-25T14:08:00Z">
              <w:r>
                <w:rPr>
                  <w:rFonts w:ascii="Arial" w:hAnsi="Arial" w:cs="Arial"/>
                  <w:sz w:val="22"/>
                  <w:szCs w:val="22"/>
                </w:rPr>
                <w:t>MATLAB</w:t>
              </w:r>
            </w:ins>
          </w:p>
        </w:tc>
        <w:tc>
          <w:tcPr>
            <w:tcW w:w="1260" w:type="dxa"/>
            <w:tcPrChange w:id="1314" w:author="Piyush Nanda" w:date="2023-01-25T14:11:00Z">
              <w:tcPr>
                <w:tcW w:w="2250" w:type="dxa"/>
                <w:gridSpan w:val="3"/>
              </w:tcPr>
            </w:tcPrChange>
          </w:tcPr>
          <w:p w14:paraId="4BA7E57C" w14:textId="77777777" w:rsidR="00E30EF5" w:rsidRDefault="00E30EF5" w:rsidP="00F064E4">
            <w:pPr>
              <w:jc w:val="both"/>
              <w:rPr>
                <w:ins w:id="1315" w:author="Piyush Nanda" w:date="2023-01-25T14:07:00Z"/>
                <w:rFonts w:ascii="Arial" w:hAnsi="Arial" w:cs="Arial"/>
                <w:sz w:val="22"/>
                <w:szCs w:val="22"/>
              </w:rPr>
              <w:pPrChange w:id="1316" w:author="Piyush Nanda" w:date="2023-01-25T14:26:00Z">
                <w:pPr/>
              </w:pPrChange>
            </w:pPr>
          </w:p>
        </w:tc>
        <w:tc>
          <w:tcPr>
            <w:tcW w:w="2340" w:type="dxa"/>
            <w:tcPrChange w:id="1317" w:author="Piyush Nanda" w:date="2023-01-25T14:11:00Z">
              <w:tcPr>
                <w:tcW w:w="720" w:type="dxa"/>
                <w:gridSpan w:val="2"/>
              </w:tcPr>
            </w:tcPrChange>
          </w:tcPr>
          <w:p w14:paraId="031B9733" w14:textId="77777777" w:rsidR="00E30EF5" w:rsidRDefault="00E30EF5" w:rsidP="00F064E4">
            <w:pPr>
              <w:jc w:val="both"/>
              <w:rPr>
                <w:ins w:id="1318" w:author="Piyush Nanda" w:date="2023-01-25T14:07:00Z"/>
                <w:rFonts w:ascii="Arial" w:hAnsi="Arial" w:cs="Arial"/>
                <w:sz w:val="22"/>
                <w:szCs w:val="22"/>
              </w:rPr>
              <w:pPrChange w:id="1319" w:author="Piyush Nanda" w:date="2023-01-25T14:26:00Z">
                <w:pPr/>
              </w:pPrChange>
            </w:pPr>
          </w:p>
        </w:tc>
      </w:tr>
      <w:tr w:rsidR="00E30EF5" w14:paraId="23D63EDB" w14:textId="77777777" w:rsidTr="00E30EF5">
        <w:tblPrEx>
          <w:tblPrExChange w:id="1320"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blPrExChange>
        </w:tblPrEx>
        <w:trPr>
          <w:ins w:id="1321" w:author="Piyush Nanda" w:date="2023-01-25T14:08:00Z"/>
        </w:trPr>
        <w:tc>
          <w:tcPr>
            <w:tcW w:w="3415" w:type="dxa"/>
            <w:tcPrChange w:id="1322" w:author="Piyush Nanda" w:date="2023-01-25T14:11:00Z">
              <w:tcPr>
                <w:tcW w:w="3415" w:type="dxa"/>
                <w:gridSpan w:val="2"/>
              </w:tcPr>
            </w:tcPrChange>
          </w:tcPr>
          <w:p w14:paraId="35119D5E" w14:textId="7678C04E" w:rsidR="00E30EF5" w:rsidRDefault="00E30EF5" w:rsidP="00F064E4">
            <w:pPr>
              <w:jc w:val="both"/>
              <w:rPr>
                <w:ins w:id="1323" w:author="Piyush Nanda" w:date="2023-01-25T14:08:00Z"/>
                <w:rFonts w:ascii="Arial" w:hAnsi="Arial" w:cs="Arial"/>
                <w:sz w:val="22"/>
                <w:szCs w:val="22"/>
              </w:rPr>
              <w:pPrChange w:id="1324" w:author="Piyush Nanda" w:date="2023-01-25T14:26:00Z">
                <w:pPr/>
              </w:pPrChange>
            </w:pPr>
            <w:ins w:id="1325" w:author="Piyush Nanda" w:date="2023-01-25T14:08:00Z">
              <w:r>
                <w:rPr>
                  <w:rFonts w:ascii="Arial" w:hAnsi="Arial" w:cs="Arial"/>
                  <w:sz w:val="22"/>
                  <w:szCs w:val="22"/>
                </w:rPr>
                <w:t>SLURM</w:t>
              </w:r>
            </w:ins>
          </w:p>
        </w:tc>
        <w:tc>
          <w:tcPr>
            <w:tcW w:w="1260" w:type="dxa"/>
            <w:tcPrChange w:id="1326" w:author="Piyush Nanda" w:date="2023-01-25T14:11:00Z">
              <w:tcPr>
                <w:tcW w:w="1260" w:type="dxa"/>
                <w:gridSpan w:val="2"/>
              </w:tcPr>
            </w:tcPrChange>
          </w:tcPr>
          <w:p w14:paraId="7FCEE20E" w14:textId="77777777" w:rsidR="00E30EF5" w:rsidRDefault="00E30EF5" w:rsidP="00F064E4">
            <w:pPr>
              <w:jc w:val="both"/>
              <w:rPr>
                <w:ins w:id="1327" w:author="Piyush Nanda" w:date="2023-01-25T14:08:00Z"/>
                <w:rFonts w:ascii="Arial" w:hAnsi="Arial" w:cs="Arial"/>
                <w:sz w:val="22"/>
                <w:szCs w:val="22"/>
              </w:rPr>
              <w:pPrChange w:id="1328" w:author="Piyush Nanda" w:date="2023-01-25T14:26:00Z">
                <w:pPr/>
              </w:pPrChange>
            </w:pPr>
          </w:p>
        </w:tc>
        <w:tc>
          <w:tcPr>
            <w:tcW w:w="2340" w:type="dxa"/>
            <w:tcPrChange w:id="1329" w:author="Piyush Nanda" w:date="2023-01-25T14:11:00Z">
              <w:tcPr>
                <w:tcW w:w="2340" w:type="dxa"/>
                <w:gridSpan w:val="3"/>
              </w:tcPr>
            </w:tcPrChange>
          </w:tcPr>
          <w:p w14:paraId="3EC33B28" w14:textId="77777777" w:rsidR="00E30EF5" w:rsidRDefault="00E30EF5" w:rsidP="00F064E4">
            <w:pPr>
              <w:jc w:val="both"/>
              <w:rPr>
                <w:ins w:id="1330" w:author="Piyush Nanda" w:date="2023-01-25T14:08:00Z"/>
                <w:rFonts w:ascii="Arial" w:hAnsi="Arial" w:cs="Arial"/>
                <w:sz w:val="22"/>
                <w:szCs w:val="22"/>
              </w:rPr>
              <w:pPrChange w:id="1331" w:author="Piyush Nanda" w:date="2023-01-25T14:26:00Z">
                <w:pPr/>
              </w:pPrChange>
            </w:pPr>
          </w:p>
        </w:tc>
      </w:tr>
      <w:tr w:rsidR="00E30EF5" w14:paraId="389D4223" w14:textId="77777777" w:rsidTr="00E30EF5">
        <w:tblPrEx>
          <w:tblPrExChange w:id="1332"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333" w:author="Piyush Nanda" w:date="2023-01-25T14:09:00Z"/>
          <w:trPrChange w:id="1334" w:author="Piyush Nanda" w:date="2023-01-25T14:11:00Z">
            <w:trPr>
              <w:gridAfter w:val="0"/>
            </w:trPr>
          </w:trPrChange>
        </w:trPr>
        <w:tc>
          <w:tcPr>
            <w:tcW w:w="3415" w:type="dxa"/>
            <w:tcPrChange w:id="1335" w:author="Piyush Nanda" w:date="2023-01-25T14:11:00Z">
              <w:tcPr>
                <w:tcW w:w="2425" w:type="dxa"/>
              </w:tcPr>
            </w:tcPrChange>
          </w:tcPr>
          <w:p w14:paraId="2C721908" w14:textId="69C2B66A" w:rsidR="00E30EF5" w:rsidRDefault="00E30EF5" w:rsidP="00F064E4">
            <w:pPr>
              <w:jc w:val="both"/>
              <w:rPr>
                <w:ins w:id="1336" w:author="Piyush Nanda" w:date="2023-01-25T14:09:00Z"/>
                <w:rFonts w:ascii="Arial" w:hAnsi="Arial" w:cs="Arial"/>
                <w:sz w:val="22"/>
                <w:szCs w:val="22"/>
              </w:rPr>
              <w:pPrChange w:id="1337" w:author="Piyush Nanda" w:date="2023-01-25T14:26:00Z">
                <w:pPr/>
              </w:pPrChange>
            </w:pPr>
            <w:proofErr w:type="spellStart"/>
            <w:ins w:id="1338" w:author="Piyush Nanda" w:date="2023-01-25T14:09:00Z">
              <w:r>
                <w:rPr>
                  <w:rFonts w:ascii="Arial" w:hAnsi="Arial" w:cs="Arial"/>
                  <w:sz w:val="22"/>
                  <w:szCs w:val="22"/>
                </w:rPr>
                <w:t>Cytoscape</w:t>
              </w:r>
              <w:proofErr w:type="spellEnd"/>
            </w:ins>
          </w:p>
        </w:tc>
        <w:tc>
          <w:tcPr>
            <w:tcW w:w="1260" w:type="dxa"/>
            <w:tcPrChange w:id="1339" w:author="Piyush Nanda" w:date="2023-01-25T14:11:00Z">
              <w:tcPr>
                <w:tcW w:w="2250" w:type="dxa"/>
                <w:gridSpan w:val="3"/>
              </w:tcPr>
            </w:tcPrChange>
          </w:tcPr>
          <w:p w14:paraId="30370413" w14:textId="77777777" w:rsidR="00E30EF5" w:rsidRDefault="00E30EF5" w:rsidP="00F064E4">
            <w:pPr>
              <w:jc w:val="both"/>
              <w:rPr>
                <w:ins w:id="1340" w:author="Piyush Nanda" w:date="2023-01-25T14:09:00Z"/>
                <w:rFonts w:ascii="Arial" w:hAnsi="Arial" w:cs="Arial"/>
                <w:sz w:val="22"/>
                <w:szCs w:val="22"/>
              </w:rPr>
              <w:pPrChange w:id="1341" w:author="Piyush Nanda" w:date="2023-01-25T14:26:00Z">
                <w:pPr/>
              </w:pPrChange>
            </w:pPr>
          </w:p>
        </w:tc>
        <w:tc>
          <w:tcPr>
            <w:tcW w:w="2340" w:type="dxa"/>
            <w:tcPrChange w:id="1342" w:author="Piyush Nanda" w:date="2023-01-25T14:11:00Z">
              <w:tcPr>
                <w:tcW w:w="1060" w:type="dxa"/>
                <w:gridSpan w:val="2"/>
              </w:tcPr>
            </w:tcPrChange>
          </w:tcPr>
          <w:p w14:paraId="49A42145" w14:textId="77777777" w:rsidR="00E30EF5" w:rsidRDefault="00E30EF5" w:rsidP="00F064E4">
            <w:pPr>
              <w:jc w:val="both"/>
              <w:rPr>
                <w:ins w:id="1343" w:author="Piyush Nanda" w:date="2023-01-25T14:09:00Z"/>
                <w:rFonts w:ascii="Arial" w:hAnsi="Arial" w:cs="Arial"/>
                <w:sz w:val="22"/>
                <w:szCs w:val="22"/>
              </w:rPr>
              <w:pPrChange w:id="1344" w:author="Piyush Nanda" w:date="2023-01-25T14:26:00Z">
                <w:pPr/>
              </w:pPrChange>
            </w:pPr>
          </w:p>
        </w:tc>
      </w:tr>
      <w:tr w:rsidR="00693217" w14:paraId="163B36F3" w14:textId="77777777" w:rsidTr="00E30EF5">
        <w:tblPrEx>
          <w:tblPrExChange w:id="1345"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346" w:author="Piyush Nanda" w:date="2023-01-25T14:11:00Z">
            <w:trPr>
              <w:gridAfter w:val="0"/>
            </w:trPr>
          </w:trPrChange>
        </w:trPr>
        <w:tc>
          <w:tcPr>
            <w:tcW w:w="7015" w:type="dxa"/>
            <w:gridSpan w:val="3"/>
            <w:tcPrChange w:id="1347" w:author="Piyush Nanda" w:date="2023-01-25T14:11:00Z">
              <w:tcPr>
                <w:tcW w:w="5395" w:type="dxa"/>
                <w:gridSpan w:val="6"/>
              </w:tcPr>
            </w:tcPrChange>
          </w:tcPr>
          <w:p w14:paraId="6A248625" w14:textId="08CE6E06" w:rsidR="00693217" w:rsidRPr="00E30EF5" w:rsidRDefault="00693217" w:rsidP="00F064E4">
            <w:pPr>
              <w:jc w:val="both"/>
              <w:rPr>
                <w:rFonts w:ascii="Arial" w:hAnsi="Arial" w:cs="Arial"/>
                <w:b/>
                <w:bCs/>
                <w:sz w:val="22"/>
                <w:szCs w:val="22"/>
                <w:rPrChange w:id="1348" w:author="Piyush Nanda" w:date="2023-01-25T14:09:00Z">
                  <w:rPr>
                    <w:rFonts w:ascii="Arial" w:hAnsi="Arial" w:cs="Arial"/>
                    <w:sz w:val="22"/>
                    <w:szCs w:val="22"/>
                  </w:rPr>
                </w:rPrChange>
              </w:rPr>
              <w:pPrChange w:id="1349" w:author="Piyush Nanda" w:date="2023-01-25T14:26:00Z">
                <w:pPr/>
              </w:pPrChange>
            </w:pPr>
            <w:r w:rsidRPr="00E30EF5">
              <w:rPr>
                <w:rFonts w:ascii="Arial" w:hAnsi="Arial" w:cs="Arial"/>
                <w:b/>
                <w:bCs/>
                <w:sz w:val="22"/>
                <w:szCs w:val="22"/>
                <w:rPrChange w:id="1350" w:author="Piyush Nanda" w:date="2023-01-25T14:09:00Z">
                  <w:rPr>
                    <w:rFonts w:ascii="Arial" w:hAnsi="Arial" w:cs="Arial"/>
                    <w:sz w:val="22"/>
                    <w:szCs w:val="22"/>
                  </w:rPr>
                </w:rPrChange>
              </w:rPr>
              <w:t>Others</w:t>
            </w:r>
          </w:p>
        </w:tc>
      </w:tr>
      <w:tr w:rsidR="00693217" w14:paraId="2B825914" w14:textId="77777777" w:rsidTr="00E30EF5">
        <w:tblPrEx>
          <w:tblPrExChange w:id="1351"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352" w:author="Piyush Nanda" w:date="2023-01-25T14:11:00Z">
            <w:trPr>
              <w:gridAfter w:val="0"/>
            </w:trPr>
          </w:trPrChange>
        </w:trPr>
        <w:tc>
          <w:tcPr>
            <w:tcW w:w="3415" w:type="dxa"/>
            <w:tcPrChange w:id="1353" w:author="Piyush Nanda" w:date="2023-01-25T14:11:00Z">
              <w:tcPr>
                <w:tcW w:w="2425" w:type="dxa"/>
              </w:tcPr>
            </w:tcPrChange>
          </w:tcPr>
          <w:p w14:paraId="2B6457FE" w14:textId="471B9885" w:rsidR="00693217" w:rsidRDefault="00E30EF5" w:rsidP="00F064E4">
            <w:pPr>
              <w:jc w:val="both"/>
              <w:rPr>
                <w:rFonts w:ascii="Arial" w:hAnsi="Arial" w:cs="Arial"/>
                <w:sz w:val="22"/>
                <w:szCs w:val="22"/>
              </w:rPr>
              <w:pPrChange w:id="1354" w:author="Piyush Nanda" w:date="2023-01-25T14:26:00Z">
                <w:pPr/>
              </w:pPrChange>
            </w:pPr>
            <w:ins w:id="1355" w:author="Piyush Nanda" w:date="2023-01-25T14:09:00Z">
              <w:r>
                <w:rPr>
                  <w:rFonts w:ascii="Arial" w:hAnsi="Arial" w:cs="Arial"/>
                  <w:sz w:val="22"/>
                  <w:szCs w:val="22"/>
                </w:rPr>
                <w:t>384 glass bottom plates</w:t>
              </w:r>
            </w:ins>
          </w:p>
        </w:tc>
        <w:tc>
          <w:tcPr>
            <w:tcW w:w="1260" w:type="dxa"/>
            <w:tcPrChange w:id="1356" w:author="Piyush Nanda" w:date="2023-01-25T14:11:00Z">
              <w:tcPr>
                <w:tcW w:w="1080" w:type="dxa"/>
                <w:gridSpan w:val="2"/>
              </w:tcPr>
            </w:tcPrChange>
          </w:tcPr>
          <w:p w14:paraId="43908004" w14:textId="77777777" w:rsidR="00693217" w:rsidRDefault="00693217" w:rsidP="00F064E4">
            <w:pPr>
              <w:jc w:val="both"/>
              <w:rPr>
                <w:rFonts w:ascii="Arial" w:hAnsi="Arial" w:cs="Arial"/>
                <w:sz w:val="22"/>
                <w:szCs w:val="22"/>
              </w:rPr>
              <w:pPrChange w:id="1357" w:author="Piyush Nanda" w:date="2023-01-25T14:26:00Z">
                <w:pPr/>
              </w:pPrChange>
            </w:pPr>
          </w:p>
        </w:tc>
        <w:tc>
          <w:tcPr>
            <w:tcW w:w="2340" w:type="dxa"/>
            <w:tcPrChange w:id="1358" w:author="Piyush Nanda" w:date="2023-01-25T14:11:00Z">
              <w:tcPr>
                <w:tcW w:w="1890" w:type="dxa"/>
                <w:gridSpan w:val="2"/>
              </w:tcPr>
            </w:tcPrChange>
          </w:tcPr>
          <w:p w14:paraId="198C0401" w14:textId="77777777" w:rsidR="00693217" w:rsidRDefault="00693217" w:rsidP="00F064E4">
            <w:pPr>
              <w:jc w:val="both"/>
              <w:rPr>
                <w:rFonts w:ascii="Arial" w:hAnsi="Arial" w:cs="Arial"/>
                <w:sz w:val="22"/>
                <w:szCs w:val="22"/>
              </w:rPr>
              <w:pPrChange w:id="1359" w:author="Piyush Nanda" w:date="2023-01-25T14:26:00Z">
                <w:pPr/>
              </w:pPrChange>
            </w:pPr>
          </w:p>
        </w:tc>
      </w:tr>
      <w:tr w:rsidR="00E30EF5" w14:paraId="77553B81" w14:textId="77777777" w:rsidTr="00E30EF5">
        <w:tblPrEx>
          <w:tblPrExChange w:id="1360"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Ex>
          </w:tblPrExChange>
        </w:tblPrEx>
        <w:tc>
          <w:tcPr>
            <w:tcW w:w="3415" w:type="dxa"/>
            <w:tcPrChange w:id="1361" w:author="Piyush Nanda" w:date="2023-01-25T14:11:00Z">
              <w:tcPr>
                <w:tcW w:w="3415" w:type="dxa"/>
                <w:gridSpan w:val="2"/>
              </w:tcPr>
            </w:tcPrChange>
          </w:tcPr>
          <w:p w14:paraId="43A58D93" w14:textId="4F7040CB" w:rsidR="00693217" w:rsidRDefault="00E30EF5" w:rsidP="00F064E4">
            <w:pPr>
              <w:jc w:val="both"/>
              <w:rPr>
                <w:rFonts w:ascii="Arial" w:hAnsi="Arial" w:cs="Arial"/>
                <w:sz w:val="22"/>
                <w:szCs w:val="22"/>
              </w:rPr>
              <w:pPrChange w:id="1362" w:author="Piyush Nanda" w:date="2023-01-25T14:26:00Z">
                <w:pPr/>
              </w:pPrChange>
            </w:pPr>
            <w:proofErr w:type="spellStart"/>
            <w:ins w:id="1363" w:author="Piyush Nanda" w:date="2023-01-25T14:09:00Z">
              <w:r>
                <w:rPr>
                  <w:rFonts w:ascii="Arial" w:hAnsi="Arial" w:cs="Arial"/>
                  <w:sz w:val="22"/>
                  <w:szCs w:val="22"/>
                </w:rPr>
                <w:t>CellASIC</w:t>
              </w:r>
              <w:proofErr w:type="spellEnd"/>
              <w:r>
                <w:rPr>
                  <w:rFonts w:ascii="Arial" w:hAnsi="Arial" w:cs="Arial"/>
                  <w:sz w:val="22"/>
                  <w:szCs w:val="22"/>
                </w:rPr>
                <w:t xml:space="preserve"> ONIX</w:t>
              </w:r>
            </w:ins>
            <w:ins w:id="1364" w:author="Piyush Nanda" w:date="2023-01-25T14:10:00Z">
              <w:r>
                <w:rPr>
                  <w:rFonts w:ascii="Arial" w:hAnsi="Arial" w:cs="Arial"/>
                  <w:sz w:val="22"/>
                  <w:szCs w:val="22"/>
                </w:rPr>
                <w:t>2</w:t>
              </w:r>
            </w:ins>
            <w:ins w:id="1365" w:author="Piyush Nanda" w:date="2023-01-25T14:09:00Z">
              <w:r>
                <w:rPr>
                  <w:rFonts w:ascii="Arial" w:hAnsi="Arial" w:cs="Arial"/>
                  <w:sz w:val="22"/>
                  <w:szCs w:val="22"/>
                </w:rPr>
                <w:t xml:space="preserve"> system</w:t>
              </w:r>
            </w:ins>
          </w:p>
        </w:tc>
        <w:tc>
          <w:tcPr>
            <w:tcW w:w="1260" w:type="dxa"/>
            <w:tcPrChange w:id="1366" w:author="Piyush Nanda" w:date="2023-01-25T14:11:00Z">
              <w:tcPr>
                <w:tcW w:w="1260" w:type="dxa"/>
                <w:gridSpan w:val="2"/>
              </w:tcPr>
            </w:tcPrChange>
          </w:tcPr>
          <w:p w14:paraId="41351D04" w14:textId="77777777" w:rsidR="00693217" w:rsidRDefault="00693217" w:rsidP="00F064E4">
            <w:pPr>
              <w:jc w:val="both"/>
              <w:rPr>
                <w:rFonts w:ascii="Arial" w:hAnsi="Arial" w:cs="Arial"/>
                <w:sz w:val="22"/>
                <w:szCs w:val="22"/>
              </w:rPr>
              <w:pPrChange w:id="1367" w:author="Piyush Nanda" w:date="2023-01-25T14:26:00Z">
                <w:pPr/>
              </w:pPrChange>
            </w:pPr>
          </w:p>
        </w:tc>
        <w:tc>
          <w:tcPr>
            <w:tcW w:w="2340" w:type="dxa"/>
            <w:tcPrChange w:id="1368" w:author="Piyush Nanda" w:date="2023-01-25T14:11:00Z">
              <w:tcPr>
                <w:tcW w:w="2340" w:type="dxa"/>
                <w:gridSpan w:val="3"/>
              </w:tcPr>
            </w:tcPrChange>
          </w:tcPr>
          <w:p w14:paraId="2DA6E969" w14:textId="77777777" w:rsidR="00693217" w:rsidRDefault="00693217" w:rsidP="00F064E4">
            <w:pPr>
              <w:jc w:val="both"/>
              <w:rPr>
                <w:rFonts w:ascii="Arial" w:hAnsi="Arial" w:cs="Arial"/>
                <w:sz w:val="22"/>
                <w:szCs w:val="22"/>
              </w:rPr>
              <w:pPrChange w:id="1369" w:author="Piyush Nanda" w:date="2023-01-25T14:26:00Z">
                <w:pPr/>
              </w:pPrChange>
            </w:pPr>
          </w:p>
        </w:tc>
      </w:tr>
      <w:tr w:rsidR="00E30EF5" w14:paraId="11E7BB9B" w14:textId="77777777" w:rsidTr="00E30EF5">
        <w:tblPrEx>
          <w:tblPrExChange w:id="1370"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371" w:author="Piyush Nanda" w:date="2023-01-25T14:09:00Z"/>
          <w:trPrChange w:id="1372" w:author="Piyush Nanda" w:date="2023-01-25T14:11:00Z">
            <w:trPr>
              <w:gridAfter w:val="0"/>
            </w:trPr>
          </w:trPrChange>
        </w:trPr>
        <w:tc>
          <w:tcPr>
            <w:tcW w:w="3415" w:type="dxa"/>
            <w:tcPrChange w:id="1373" w:author="Piyush Nanda" w:date="2023-01-25T14:11:00Z">
              <w:tcPr>
                <w:tcW w:w="2425" w:type="dxa"/>
              </w:tcPr>
            </w:tcPrChange>
          </w:tcPr>
          <w:p w14:paraId="6579DC5F" w14:textId="4BEAB66B" w:rsidR="00E30EF5" w:rsidRDefault="00E30EF5" w:rsidP="00F064E4">
            <w:pPr>
              <w:jc w:val="both"/>
              <w:rPr>
                <w:ins w:id="1374" w:author="Piyush Nanda" w:date="2023-01-25T14:09:00Z"/>
                <w:rFonts w:ascii="Arial" w:hAnsi="Arial" w:cs="Arial"/>
                <w:sz w:val="22"/>
                <w:szCs w:val="22"/>
              </w:rPr>
              <w:pPrChange w:id="1375" w:author="Piyush Nanda" w:date="2023-01-25T14:26:00Z">
                <w:pPr/>
              </w:pPrChange>
            </w:pPr>
            <w:ins w:id="1376" w:author="Piyush Nanda" w:date="2023-01-25T14:10:00Z">
              <w:r>
                <w:rPr>
                  <w:rFonts w:ascii="Arial" w:hAnsi="Arial" w:cs="Arial"/>
                  <w:sz w:val="22"/>
                  <w:szCs w:val="22"/>
                </w:rPr>
                <w:t>Glass slides</w:t>
              </w:r>
            </w:ins>
          </w:p>
        </w:tc>
        <w:tc>
          <w:tcPr>
            <w:tcW w:w="1260" w:type="dxa"/>
            <w:tcPrChange w:id="1377" w:author="Piyush Nanda" w:date="2023-01-25T14:11:00Z">
              <w:tcPr>
                <w:tcW w:w="2250" w:type="dxa"/>
                <w:gridSpan w:val="3"/>
              </w:tcPr>
            </w:tcPrChange>
          </w:tcPr>
          <w:p w14:paraId="0F08050D" w14:textId="77777777" w:rsidR="00E30EF5" w:rsidRDefault="00E30EF5" w:rsidP="00F064E4">
            <w:pPr>
              <w:jc w:val="both"/>
              <w:rPr>
                <w:ins w:id="1378" w:author="Piyush Nanda" w:date="2023-01-25T14:09:00Z"/>
                <w:rFonts w:ascii="Arial" w:hAnsi="Arial" w:cs="Arial"/>
                <w:sz w:val="22"/>
                <w:szCs w:val="22"/>
              </w:rPr>
              <w:pPrChange w:id="1379" w:author="Piyush Nanda" w:date="2023-01-25T14:26:00Z">
                <w:pPr/>
              </w:pPrChange>
            </w:pPr>
          </w:p>
        </w:tc>
        <w:tc>
          <w:tcPr>
            <w:tcW w:w="2340" w:type="dxa"/>
            <w:tcPrChange w:id="1380" w:author="Piyush Nanda" w:date="2023-01-25T14:11:00Z">
              <w:tcPr>
                <w:tcW w:w="1060" w:type="dxa"/>
                <w:gridSpan w:val="2"/>
              </w:tcPr>
            </w:tcPrChange>
          </w:tcPr>
          <w:p w14:paraId="41B683B6" w14:textId="7214A21C" w:rsidR="00E30EF5" w:rsidRDefault="00E30EF5" w:rsidP="00F064E4">
            <w:pPr>
              <w:jc w:val="both"/>
              <w:rPr>
                <w:ins w:id="1381" w:author="Piyush Nanda" w:date="2023-01-25T14:09:00Z"/>
                <w:rFonts w:ascii="Arial" w:hAnsi="Arial" w:cs="Arial"/>
                <w:sz w:val="22"/>
                <w:szCs w:val="22"/>
              </w:rPr>
              <w:pPrChange w:id="1382" w:author="Piyush Nanda" w:date="2023-01-25T14:26:00Z">
                <w:pPr/>
              </w:pPrChange>
            </w:pPr>
          </w:p>
        </w:tc>
      </w:tr>
      <w:tr w:rsidR="00E30EF5" w14:paraId="090D462E" w14:textId="77777777" w:rsidTr="00E30EF5">
        <w:tblPrEx>
          <w:tblPrExChange w:id="1383" w:author="Piyush Nanda" w:date="2023-01-25T14:1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384" w:author="Piyush Nanda" w:date="2023-01-25T14:10:00Z"/>
        </w:trPr>
        <w:tc>
          <w:tcPr>
            <w:tcW w:w="3415" w:type="dxa"/>
            <w:tcPrChange w:id="1385" w:author="Piyush Nanda" w:date="2023-01-25T14:11:00Z">
              <w:tcPr>
                <w:tcW w:w="3415" w:type="dxa"/>
                <w:gridSpan w:val="2"/>
              </w:tcPr>
            </w:tcPrChange>
          </w:tcPr>
          <w:p w14:paraId="059C0483" w14:textId="0C0F0173" w:rsidR="00E30EF5" w:rsidRDefault="00E30EF5" w:rsidP="00F064E4">
            <w:pPr>
              <w:jc w:val="both"/>
              <w:rPr>
                <w:ins w:id="1386" w:author="Piyush Nanda" w:date="2023-01-25T14:10:00Z"/>
                <w:rFonts w:ascii="Arial" w:hAnsi="Arial" w:cs="Arial"/>
                <w:sz w:val="22"/>
                <w:szCs w:val="22"/>
              </w:rPr>
              <w:pPrChange w:id="1387" w:author="Piyush Nanda" w:date="2023-01-25T14:26:00Z">
                <w:pPr/>
              </w:pPrChange>
            </w:pPr>
            <w:ins w:id="1388" w:author="Piyush Nanda" w:date="2023-01-25T14:10:00Z">
              <w:r>
                <w:rPr>
                  <w:rFonts w:ascii="Arial" w:hAnsi="Arial" w:cs="Arial"/>
                  <w:sz w:val="22"/>
                  <w:szCs w:val="22"/>
                </w:rPr>
                <w:t>Coverslip</w:t>
              </w:r>
            </w:ins>
          </w:p>
        </w:tc>
        <w:tc>
          <w:tcPr>
            <w:tcW w:w="1260" w:type="dxa"/>
            <w:tcPrChange w:id="1389" w:author="Piyush Nanda" w:date="2023-01-25T14:11:00Z">
              <w:tcPr>
                <w:tcW w:w="1260" w:type="dxa"/>
                <w:gridSpan w:val="2"/>
              </w:tcPr>
            </w:tcPrChange>
          </w:tcPr>
          <w:p w14:paraId="4D65CBD6" w14:textId="77777777" w:rsidR="00E30EF5" w:rsidRDefault="00E30EF5" w:rsidP="00F064E4">
            <w:pPr>
              <w:jc w:val="both"/>
              <w:rPr>
                <w:ins w:id="1390" w:author="Piyush Nanda" w:date="2023-01-25T14:10:00Z"/>
                <w:rFonts w:ascii="Arial" w:hAnsi="Arial" w:cs="Arial"/>
                <w:sz w:val="22"/>
                <w:szCs w:val="22"/>
              </w:rPr>
              <w:pPrChange w:id="1391" w:author="Piyush Nanda" w:date="2023-01-25T14:26:00Z">
                <w:pPr/>
              </w:pPrChange>
            </w:pPr>
          </w:p>
        </w:tc>
        <w:tc>
          <w:tcPr>
            <w:tcW w:w="2340" w:type="dxa"/>
            <w:tcPrChange w:id="1392" w:author="Piyush Nanda" w:date="2023-01-25T14:11:00Z">
              <w:tcPr>
                <w:tcW w:w="2340" w:type="dxa"/>
                <w:gridSpan w:val="3"/>
              </w:tcPr>
            </w:tcPrChange>
          </w:tcPr>
          <w:p w14:paraId="5549BE10" w14:textId="77777777" w:rsidR="00E30EF5" w:rsidRDefault="00E30EF5" w:rsidP="00F064E4">
            <w:pPr>
              <w:jc w:val="both"/>
              <w:rPr>
                <w:ins w:id="1393" w:author="Piyush Nanda" w:date="2023-01-25T14:10:00Z"/>
                <w:rFonts w:ascii="Arial" w:hAnsi="Arial" w:cs="Arial"/>
                <w:sz w:val="22"/>
                <w:szCs w:val="22"/>
              </w:rPr>
              <w:pPrChange w:id="1394" w:author="Piyush Nanda" w:date="2023-01-25T14:26:00Z">
                <w:pPr/>
              </w:pPrChange>
            </w:pPr>
          </w:p>
        </w:tc>
      </w:tr>
    </w:tbl>
    <w:p w14:paraId="54D52BB2" w14:textId="77777777" w:rsidR="00693217" w:rsidRDefault="00693217" w:rsidP="00F064E4">
      <w:pPr>
        <w:jc w:val="both"/>
        <w:rPr>
          <w:rFonts w:ascii="Arial" w:hAnsi="Arial" w:cs="Arial"/>
          <w:sz w:val="22"/>
          <w:szCs w:val="22"/>
        </w:rPr>
        <w:pPrChange w:id="1395" w:author="Piyush Nanda" w:date="2023-01-25T14:26:00Z">
          <w:pPr/>
        </w:pPrChange>
      </w:pPr>
    </w:p>
    <w:p w14:paraId="5A791E16" w14:textId="77DE9DA1" w:rsidR="00E30EF5" w:rsidRDefault="00282866" w:rsidP="00F064E4">
      <w:pPr>
        <w:jc w:val="both"/>
        <w:rPr>
          <w:ins w:id="1396" w:author="Piyush Nanda" w:date="2023-01-25T14:11:00Z"/>
          <w:rFonts w:ascii="Arial" w:hAnsi="Arial" w:cs="Arial"/>
          <w:b/>
          <w:bCs/>
          <w:sz w:val="22"/>
          <w:szCs w:val="22"/>
        </w:rPr>
        <w:pPrChange w:id="1397" w:author="Piyush Nanda" w:date="2023-01-25T14:26:00Z">
          <w:pPr/>
        </w:pPrChange>
      </w:pPr>
      <w:r w:rsidRPr="00693217">
        <w:rPr>
          <w:rFonts w:ascii="Arial" w:hAnsi="Arial" w:cs="Arial"/>
          <w:b/>
          <w:bCs/>
          <w:sz w:val="22"/>
          <w:szCs w:val="22"/>
        </w:rPr>
        <w:t>Resource Availability</w:t>
      </w:r>
    </w:p>
    <w:p w14:paraId="2E3F1F9A" w14:textId="2B71753E" w:rsidR="00E30EF5" w:rsidRPr="00E30EF5" w:rsidRDefault="007B05C9" w:rsidP="00F064E4">
      <w:pPr>
        <w:jc w:val="both"/>
        <w:rPr>
          <w:rFonts w:ascii="Arial" w:hAnsi="Arial" w:cs="Arial"/>
          <w:sz w:val="22"/>
          <w:szCs w:val="22"/>
          <w:rPrChange w:id="1398" w:author="Piyush Nanda" w:date="2023-01-25T14:11:00Z">
            <w:rPr>
              <w:rFonts w:ascii="Arial" w:hAnsi="Arial" w:cs="Arial"/>
              <w:b/>
              <w:bCs/>
              <w:sz w:val="22"/>
              <w:szCs w:val="22"/>
            </w:rPr>
          </w:rPrChange>
        </w:rPr>
        <w:pPrChange w:id="1399" w:author="Piyush Nanda" w:date="2023-01-25T14:26:00Z">
          <w:pPr/>
        </w:pPrChange>
      </w:pPr>
      <w:ins w:id="1400" w:author="Piyush Nanda" w:date="2023-01-25T14:12:00Z">
        <w:r>
          <w:rPr>
            <w:rFonts w:ascii="Arial" w:hAnsi="Arial" w:cs="Arial"/>
            <w:sz w:val="22"/>
            <w:szCs w:val="22"/>
          </w:rPr>
          <w:t xml:space="preserve">Further information or request for resources should be forwarded to the lead contact, </w:t>
        </w:r>
      </w:ins>
      <w:ins w:id="1401" w:author="Piyush Nanda" w:date="2023-01-25T14:13:00Z">
        <w:r>
          <w:rPr>
            <w:rFonts w:ascii="Arial" w:hAnsi="Arial" w:cs="Arial"/>
            <w:sz w:val="22"/>
            <w:szCs w:val="22"/>
          </w:rPr>
          <w:t>Andrew Murray (awm@mcb.harvard.edu)</w:t>
        </w:r>
      </w:ins>
    </w:p>
    <w:p w14:paraId="5FDA452A" w14:textId="77777777" w:rsidR="00693217" w:rsidRDefault="00693217" w:rsidP="00F064E4">
      <w:pPr>
        <w:jc w:val="both"/>
        <w:rPr>
          <w:rFonts w:ascii="Arial" w:hAnsi="Arial" w:cs="Arial"/>
          <w:sz w:val="22"/>
          <w:szCs w:val="22"/>
        </w:rPr>
        <w:pPrChange w:id="1402" w:author="Piyush Nanda" w:date="2023-01-25T14:26:00Z">
          <w:pPr/>
        </w:pPrChange>
      </w:pPr>
    </w:p>
    <w:p w14:paraId="67C4349E" w14:textId="5C89FF55" w:rsidR="007B05C9" w:rsidRDefault="00282866" w:rsidP="00F064E4">
      <w:pPr>
        <w:jc w:val="both"/>
        <w:rPr>
          <w:ins w:id="1403" w:author="Piyush Nanda" w:date="2023-01-25T14:13:00Z"/>
          <w:rFonts w:ascii="Arial" w:hAnsi="Arial" w:cs="Arial"/>
          <w:b/>
          <w:bCs/>
          <w:sz w:val="22"/>
          <w:szCs w:val="22"/>
        </w:rPr>
        <w:pPrChange w:id="1404" w:author="Piyush Nanda" w:date="2023-01-25T14:26:00Z">
          <w:pPr/>
        </w:pPrChange>
      </w:pPr>
      <w:r w:rsidRPr="00693217">
        <w:rPr>
          <w:rFonts w:ascii="Arial" w:hAnsi="Arial" w:cs="Arial"/>
          <w:b/>
          <w:bCs/>
          <w:sz w:val="22"/>
          <w:szCs w:val="22"/>
        </w:rPr>
        <w:t>Materials Availability</w:t>
      </w:r>
    </w:p>
    <w:p w14:paraId="51A6799B" w14:textId="681CD8DA" w:rsidR="007B05C9" w:rsidRPr="007B05C9" w:rsidRDefault="007B05C9" w:rsidP="00F064E4">
      <w:pPr>
        <w:jc w:val="both"/>
        <w:rPr>
          <w:rFonts w:ascii="Arial" w:hAnsi="Arial" w:cs="Arial"/>
          <w:sz w:val="22"/>
          <w:szCs w:val="22"/>
          <w:rPrChange w:id="1405" w:author="Piyush Nanda" w:date="2023-01-25T14:13:00Z">
            <w:rPr>
              <w:rFonts w:ascii="Arial" w:hAnsi="Arial" w:cs="Arial"/>
              <w:b/>
              <w:bCs/>
              <w:sz w:val="22"/>
              <w:szCs w:val="22"/>
            </w:rPr>
          </w:rPrChange>
        </w:rPr>
        <w:pPrChange w:id="1406" w:author="Piyush Nanda" w:date="2023-01-25T14:26:00Z">
          <w:pPr/>
        </w:pPrChange>
      </w:pPr>
      <w:ins w:id="1407" w:author="Piyush Nanda" w:date="2023-01-25T14:13:00Z">
        <w:r>
          <w:rPr>
            <w:rFonts w:ascii="Arial" w:hAnsi="Arial" w:cs="Arial"/>
            <w:sz w:val="22"/>
            <w:szCs w:val="22"/>
          </w:rPr>
          <w:t>Yeast strains and plasmid built for this project are available on request. Please contact the lead contact for</w:t>
        </w:r>
      </w:ins>
      <w:ins w:id="1408" w:author="Piyush Nanda" w:date="2023-01-25T14:14:00Z">
        <w:r>
          <w:rPr>
            <w:rFonts w:ascii="Arial" w:hAnsi="Arial" w:cs="Arial"/>
            <w:sz w:val="22"/>
            <w:szCs w:val="22"/>
          </w:rPr>
          <w:t xml:space="preserve"> further details. </w:t>
        </w:r>
      </w:ins>
    </w:p>
    <w:p w14:paraId="5AB14B54" w14:textId="5EA3C502" w:rsidR="00282866" w:rsidRDefault="00282866" w:rsidP="00F064E4">
      <w:pPr>
        <w:jc w:val="both"/>
        <w:rPr>
          <w:rFonts w:ascii="Arial" w:hAnsi="Arial" w:cs="Arial"/>
          <w:sz w:val="22"/>
          <w:szCs w:val="22"/>
        </w:rPr>
        <w:pPrChange w:id="1409" w:author="Piyush Nanda" w:date="2023-01-25T14:26:00Z">
          <w:pPr/>
        </w:pPrChange>
      </w:pPr>
    </w:p>
    <w:p w14:paraId="3C5D0DC5" w14:textId="2429132A" w:rsidR="007B05C9" w:rsidRDefault="00282866" w:rsidP="00F064E4">
      <w:pPr>
        <w:jc w:val="both"/>
        <w:rPr>
          <w:ins w:id="1410" w:author="Piyush Nanda" w:date="2023-01-25T14:14:00Z"/>
          <w:rFonts w:ascii="Arial" w:hAnsi="Arial" w:cs="Arial"/>
          <w:b/>
          <w:bCs/>
          <w:sz w:val="22"/>
          <w:szCs w:val="22"/>
        </w:rPr>
        <w:pPrChange w:id="1411" w:author="Piyush Nanda" w:date="2023-01-25T14:26:00Z">
          <w:pPr/>
        </w:pPrChange>
      </w:pPr>
      <w:r w:rsidRPr="00693217">
        <w:rPr>
          <w:rFonts w:ascii="Arial" w:hAnsi="Arial" w:cs="Arial"/>
          <w:b/>
          <w:bCs/>
          <w:sz w:val="22"/>
          <w:szCs w:val="22"/>
        </w:rPr>
        <w:t>Data Availability</w:t>
      </w:r>
    </w:p>
    <w:p w14:paraId="6CEEA407" w14:textId="01239EE8" w:rsidR="007B05C9" w:rsidRPr="007B05C9" w:rsidRDefault="007B05C9" w:rsidP="00F064E4">
      <w:pPr>
        <w:jc w:val="both"/>
        <w:rPr>
          <w:rFonts w:ascii="Arial" w:hAnsi="Arial" w:cs="Arial"/>
          <w:sz w:val="22"/>
          <w:szCs w:val="22"/>
          <w:rPrChange w:id="1412" w:author="Piyush Nanda" w:date="2023-01-25T14:14:00Z">
            <w:rPr>
              <w:rFonts w:ascii="Arial" w:hAnsi="Arial" w:cs="Arial"/>
              <w:b/>
              <w:bCs/>
              <w:sz w:val="22"/>
              <w:szCs w:val="22"/>
            </w:rPr>
          </w:rPrChange>
        </w:rPr>
        <w:pPrChange w:id="1413" w:author="Piyush Nanda" w:date="2023-01-25T14:26:00Z">
          <w:pPr/>
        </w:pPrChange>
      </w:pPr>
      <w:ins w:id="1414" w:author="Piyush Nanda" w:date="2023-01-25T14:14:00Z">
        <w:r>
          <w:rPr>
            <w:rFonts w:ascii="Arial" w:hAnsi="Arial" w:cs="Arial"/>
            <w:sz w:val="22"/>
            <w:szCs w:val="22"/>
          </w:rPr>
          <w:t xml:space="preserve">All scripts used for processing data or generating figures are hosted on GitHub. </w:t>
        </w:r>
      </w:ins>
      <w:ins w:id="1415" w:author="Piyush Nanda" w:date="2023-01-25T14:15:00Z">
        <w:r>
          <w:rPr>
            <w:rFonts w:ascii="Arial" w:hAnsi="Arial" w:cs="Arial"/>
            <w:sz w:val="22"/>
            <w:szCs w:val="22"/>
          </w:rPr>
          <w:t xml:space="preserve">All raw data from microscopy experiments have been submitted in </w:t>
        </w:r>
        <w:proofErr w:type="spellStart"/>
        <w:r>
          <w:rPr>
            <w:rFonts w:ascii="Arial" w:hAnsi="Arial" w:cs="Arial"/>
            <w:sz w:val="22"/>
            <w:szCs w:val="22"/>
          </w:rPr>
          <w:t>Zenodo</w:t>
        </w:r>
        <w:proofErr w:type="spellEnd"/>
        <w:r>
          <w:rPr>
            <w:rFonts w:ascii="Arial" w:hAnsi="Arial" w:cs="Arial"/>
            <w:sz w:val="22"/>
            <w:szCs w:val="22"/>
          </w:rPr>
          <w:t xml:space="preserve">. Any inquiry must be directed to the lead contact. </w:t>
        </w:r>
      </w:ins>
    </w:p>
    <w:p w14:paraId="362BAAA2" w14:textId="443DE384" w:rsidR="00282866" w:rsidRDefault="00282866" w:rsidP="00F064E4">
      <w:pPr>
        <w:jc w:val="both"/>
        <w:rPr>
          <w:rFonts w:ascii="Arial" w:hAnsi="Arial" w:cs="Arial"/>
          <w:sz w:val="22"/>
          <w:szCs w:val="22"/>
        </w:rPr>
        <w:pPrChange w:id="1416" w:author="Piyush Nanda" w:date="2023-01-25T14:26:00Z">
          <w:pPr/>
        </w:pPrChange>
      </w:pPr>
    </w:p>
    <w:p w14:paraId="154E108E" w14:textId="40683271" w:rsidR="00282866" w:rsidRPr="00693217" w:rsidDel="006A33D4" w:rsidRDefault="00282866" w:rsidP="00F064E4">
      <w:pPr>
        <w:jc w:val="both"/>
        <w:rPr>
          <w:del w:id="1417" w:author="Piyush Nanda" w:date="2023-01-25T14:36:00Z"/>
          <w:rFonts w:ascii="Arial" w:hAnsi="Arial" w:cs="Arial"/>
          <w:b/>
          <w:bCs/>
          <w:sz w:val="22"/>
          <w:szCs w:val="22"/>
        </w:rPr>
        <w:pPrChange w:id="1418" w:author="Piyush Nanda" w:date="2023-01-25T14:26:00Z">
          <w:pPr/>
        </w:pPrChange>
      </w:pPr>
      <w:r w:rsidRPr="00693217">
        <w:rPr>
          <w:rFonts w:ascii="Arial" w:hAnsi="Arial" w:cs="Arial"/>
          <w:b/>
          <w:bCs/>
          <w:sz w:val="22"/>
          <w:szCs w:val="22"/>
        </w:rPr>
        <w:t>Experimental Model and Subject Details</w:t>
      </w:r>
    </w:p>
    <w:p w14:paraId="0801B49D" w14:textId="7863F536" w:rsidR="00282866" w:rsidRDefault="00282866" w:rsidP="00F064E4">
      <w:pPr>
        <w:jc w:val="both"/>
        <w:rPr>
          <w:rFonts w:ascii="Arial" w:hAnsi="Arial" w:cs="Arial"/>
          <w:sz w:val="22"/>
          <w:szCs w:val="22"/>
        </w:rPr>
        <w:pPrChange w:id="1419" w:author="Piyush Nanda" w:date="2023-01-25T14:26:00Z">
          <w:pPr/>
        </w:pPrChange>
      </w:pPr>
    </w:p>
    <w:p w14:paraId="6AD630FE" w14:textId="37477128" w:rsidR="00693217" w:rsidRDefault="00693217" w:rsidP="00F064E4">
      <w:pPr>
        <w:jc w:val="both"/>
        <w:rPr>
          <w:ins w:id="1420" w:author="Piyush Nanda" w:date="2023-01-25T14:16:00Z"/>
          <w:rFonts w:ascii="Arial" w:hAnsi="Arial" w:cs="Arial"/>
          <w:i/>
          <w:iCs/>
          <w:sz w:val="22"/>
          <w:szCs w:val="22"/>
        </w:rPr>
        <w:pPrChange w:id="1421" w:author="Piyush Nanda" w:date="2023-01-25T14:26:00Z">
          <w:pPr/>
        </w:pPrChange>
      </w:pPr>
      <w:r w:rsidRPr="00693217">
        <w:rPr>
          <w:rFonts w:ascii="Arial" w:hAnsi="Arial" w:cs="Arial"/>
          <w:i/>
          <w:iCs/>
          <w:sz w:val="22"/>
          <w:szCs w:val="22"/>
        </w:rPr>
        <w:t>Yeast strains and media</w:t>
      </w:r>
    </w:p>
    <w:p w14:paraId="22236CE2" w14:textId="0FF56A8B" w:rsidR="00F064E4" w:rsidRDefault="00573C83" w:rsidP="00F064E4">
      <w:pPr>
        <w:jc w:val="both"/>
        <w:rPr>
          <w:ins w:id="1422" w:author="Piyush Nanda" w:date="2023-01-25T14:26:00Z"/>
          <w:rFonts w:ascii="Arial" w:hAnsi="Arial" w:cs="Arial"/>
          <w:sz w:val="22"/>
          <w:szCs w:val="22"/>
        </w:rPr>
        <w:pPrChange w:id="1423" w:author="Piyush Nanda" w:date="2023-01-25T14:26:00Z">
          <w:pPr/>
        </w:pPrChange>
      </w:pPr>
      <w:ins w:id="1424" w:author="Piyush Nanda" w:date="2023-01-25T14:16:00Z">
        <w:r>
          <w:rPr>
            <w:rFonts w:ascii="Arial" w:hAnsi="Arial" w:cs="Arial"/>
            <w:sz w:val="22"/>
            <w:szCs w:val="22"/>
          </w:rPr>
          <w:t xml:space="preserve">All experiments were performed using strains constructed from </w:t>
        </w:r>
      </w:ins>
      <w:ins w:id="1425" w:author="Piyush Nanda" w:date="2023-01-25T14:17:00Z">
        <w:r>
          <w:rPr>
            <w:rFonts w:ascii="Arial" w:hAnsi="Arial" w:cs="Arial"/>
            <w:sz w:val="22"/>
            <w:szCs w:val="22"/>
          </w:rPr>
          <w:t xml:space="preserve">modified </w:t>
        </w:r>
      </w:ins>
      <w:ins w:id="1426" w:author="Piyush Nanda" w:date="2023-01-25T14:16:00Z">
        <w:r>
          <w:rPr>
            <w:rFonts w:ascii="Arial" w:hAnsi="Arial" w:cs="Arial"/>
            <w:sz w:val="22"/>
            <w:szCs w:val="22"/>
          </w:rPr>
          <w:t>W</w:t>
        </w:r>
      </w:ins>
      <w:ins w:id="1427" w:author="Piyush Nanda" w:date="2023-01-25T14:17:00Z">
        <w:r>
          <w:rPr>
            <w:rFonts w:ascii="Arial" w:hAnsi="Arial" w:cs="Arial"/>
            <w:sz w:val="22"/>
            <w:szCs w:val="22"/>
          </w:rPr>
          <w:t>303 background</w:t>
        </w:r>
      </w:ins>
      <w:customXmlInsRangeStart w:id="1428" w:author="Piyush Nanda" w:date="2023-01-26T10:48:00Z"/>
      <w:sdt>
        <w:sdtPr>
          <w:rPr>
            <w:rFonts w:ascii="Arial" w:hAnsi="Arial" w:cs="Arial"/>
            <w:color w:val="000000"/>
            <w:sz w:val="22"/>
            <w:szCs w:val="22"/>
            <w:vertAlign w:val="superscript"/>
            <w:rPrChange w:id="1429" w:author="Piyush Nanda" w:date="2023-01-26T11:36:00Z">
              <w:rPr>
                <w:rFonts w:ascii="Arial" w:hAnsi="Arial" w:cs="Arial"/>
                <w:sz w:val="22"/>
                <w:szCs w:val="22"/>
              </w:rPr>
            </w:rPrChange>
          </w:rPr>
          <w:tag w:val="MENDELEY_CITATION_v3_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"/>
          <w:id w:val="255333908"/>
          <w:placeholder>
            <w:docPart w:val="DefaultPlaceholder_-1854013440"/>
          </w:placeholder>
        </w:sdtPr>
        <w:sdtContent>
          <w:customXmlInsRangeEnd w:id="1428"/>
          <w:ins w:id="1430" w:author="Piyush Nanda" w:date="2023-01-26T11:36:00Z">
            <w:r w:rsidR="00C548E9" w:rsidRPr="00C548E9">
              <w:rPr>
                <w:rFonts w:ascii="Arial" w:hAnsi="Arial" w:cs="Arial"/>
                <w:color w:val="000000"/>
                <w:sz w:val="22"/>
                <w:szCs w:val="22"/>
                <w:vertAlign w:val="superscript"/>
              </w:rPr>
              <w:t>28</w:t>
            </w:r>
          </w:ins>
          <w:customXmlInsRangeStart w:id="1431" w:author="Piyush Nanda" w:date="2023-01-26T10:48:00Z"/>
        </w:sdtContent>
      </w:sdt>
      <w:customXmlInsRangeEnd w:id="1431"/>
      <w:ins w:id="1432" w:author="Piyush Nanda" w:date="2023-01-25T14:17:00Z">
        <w:r>
          <w:rPr>
            <w:rFonts w:ascii="Arial" w:hAnsi="Arial" w:cs="Arial"/>
            <w:sz w:val="22"/>
            <w:szCs w:val="22"/>
          </w:rPr>
          <w:t xml:space="preserve">. Briefly, the functional version of BUD4 allele from S288C was engineered in the endogenous locus in W303. </w:t>
        </w:r>
      </w:ins>
      <w:ins w:id="1433" w:author="Piyush Nanda" w:date="2023-01-25T14:18:00Z">
        <w:r>
          <w:rPr>
            <w:rFonts w:ascii="Arial" w:hAnsi="Arial" w:cs="Arial"/>
            <w:sz w:val="22"/>
            <w:szCs w:val="22"/>
          </w:rPr>
          <w:t>Beta-estradiol transcription factor was introduced at HIS3 locus through an integrative plasmid</w:t>
        </w:r>
      </w:ins>
      <w:customXmlInsRangeStart w:id="1434" w:author="Piyush Nanda" w:date="2023-01-26T10:48:00Z"/>
      <w:sdt>
        <w:sdtPr>
          <w:rPr>
            <w:rFonts w:ascii="Arial" w:hAnsi="Arial" w:cs="Arial"/>
            <w:color w:val="000000"/>
            <w:sz w:val="22"/>
            <w:szCs w:val="22"/>
            <w:vertAlign w:val="superscript"/>
            <w:rPrChange w:id="1435" w:author="Piyush Nanda" w:date="2023-01-26T11:36:00Z">
              <w:rPr>
                <w:rFonts w:ascii="Arial" w:hAnsi="Arial" w:cs="Arial"/>
                <w:sz w:val="22"/>
                <w:szCs w:val="22"/>
              </w:rPr>
            </w:rPrChange>
          </w:rPr>
          <w:tag w:val="MENDELEY_CITATION_v3_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"/>
          <w:id w:val="-745953200"/>
          <w:placeholder>
            <w:docPart w:val="DefaultPlaceholder_-1854013440"/>
          </w:placeholder>
        </w:sdtPr>
        <w:sdtContent>
          <w:customXmlInsRangeEnd w:id="1434"/>
          <w:ins w:id="1436" w:author="Piyush Nanda" w:date="2023-01-26T11:36:00Z">
            <w:r w:rsidR="00C548E9" w:rsidRPr="00C548E9">
              <w:rPr>
                <w:rFonts w:ascii="Arial" w:hAnsi="Arial" w:cs="Arial"/>
                <w:color w:val="000000"/>
                <w:sz w:val="22"/>
                <w:szCs w:val="22"/>
                <w:vertAlign w:val="superscript"/>
              </w:rPr>
              <w:t>16</w:t>
            </w:r>
          </w:ins>
          <w:customXmlInsRangeStart w:id="1437" w:author="Piyush Nanda" w:date="2023-01-26T10:48:00Z"/>
        </w:sdtContent>
      </w:sdt>
      <w:customXmlInsRangeEnd w:id="1437"/>
      <w:ins w:id="1438" w:author="Piyush Nanda" w:date="2023-01-25T14:18:00Z">
        <w:r>
          <w:rPr>
            <w:rFonts w:ascii="Arial" w:hAnsi="Arial" w:cs="Arial"/>
            <w:sz w:val="22"/>
            <w:szCs w:val="22"/>
          </w:rPr>
          <w:t xml:space="preserve">. </w:t>
        </w:r>
      </w:ins>
      <w:ins w:id="1439" w:author="Piyush Nanda" w:date="2023-01-25T14:19:00Z">
        <w:r>
          <w:rPr>
            <w:rFonts w:ascii="Arial" w:hAnsi="Arial" w:cs="Arial"/>
            <w:sz w:val="22"/>
            <w:szCs w:val="22"/>
          </w:rPr>
          <w:t xml:space="preserve">The integration was confirmed by performing PCR using primers specific to the locus and the transcription factor. </w:t>
        </w:r>
      </w:ins>
      <w:ins w:id="1440" w:author="Piyush Nanda" w:date="2023-01-25T14:20:00Z">
        <w:r>
          <w:rPr>
            <w:rFonts w:ascii="Arial" w:hAnsi="Arial" w:cs="Arial"/>
            <w:sz w:val="22"/>
            <w:szCs w:val="22"/>
          </w:rPr>
          <w:t xml:space="preserve">Genes of interest were put </w:t>
        </w:r>
        <w:r>
          <w:rPr>
            <w:rFonts w:ascii="Arial" w:hAnsi="Arial" w:cs="Arial"/>
            <w:sz w:val="22"/>
            <w:szCs w:val="22"/>
          </w:rPr>
          <w:lastRenderedPageBreak/>
          <w:t>under the control of beta-estradiol promoter by replacing the endogenous promoter by homologous recombination using 40 bp homology</w:t>
        </w:r>
      </w:ins>
      <w:customXmlInsRangeStart w:id="1441" w:author="Piyush Nanda" w:date="2023-01-26T10:49:00Z"/>
      <w:sdt>
        <w:sdtPr>
          <w:rPr>
            <w:rFonts w:ascii="Arial" w:hAnsi="Arial" w:cs="Arial"/>
            <w:color w:val="000000"/>
            <w:sz w:val="22"/>
            <w:szCs w:val="22"/>
            <w:vertAlign w:val="superscript"/>
            <w:rPrChange w:id="1442" w:author="Piyush Nanda" w:date="2023-01-26T11:36:00Z">
              <w:rPr>
                <w:rFonts w:ascii="Arial" w:hAnsi="Arial" w:cs="Arial"/>
                <w:sz w:val="22"/>
                <w:szCs w:val="22"/>
              </w:rPr>
            </w:rPrChange>
          </w:rPr>
          <w:tag w:val="MENDELEY_CITATION_v3_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"/>
          <w:id w:val="-463658089"/>
          <w:placeholder>
            <w:docPart w:val="DefaultPlaceholder_-1854013440"/>
          </w:placeholder>
        </w:sdtPr>
        <w:sdtContent>
          <w:customXmlInsRangeEnd w:id="1441"/>
          <w:ins w:id="1443" w:author="Piyush Nanda" w:date="2023-01-26T11:36:00Z">
            <w:r w:rsidR="00C548E9" w:rsidRPr="00C548E9">
              <w:rPr>
                <w:rFonts w:ascii="Arial" w:hAnsi="Arial" w:cs="Arial"/>
                <w:color w:val="000000"/>
                <w:sz w:val="22"/>
                <w:szCs w:val="22"/>
                <w:vertAlign w:val="superscript"/>
              </w:rPr>
              <w:t>29</w:t>
            </w:r>
          </w:ins>
          <w:customXmlInsRangeStart w:id="1444" w:author="Piyush Nanda" w:date="2023-01-26T10:49:00Z"/>
        </w:sdtContent>
      </w:sdt>
      <w:customXmlInsRangeEnd w:id="1444"/>
      <w:ins w:id="1445" w:author="Piyush Nanda" w:date="2023-01-25T14:20:00Z">
        <w:r>
          <w:rPr>
            <w:rFonts w:ascii="Arial" w:hAnsi="Arial" w:cs="Arial"/>
            <w:sz w:val="22"/>
            <w:szCs w:val="22"/>
          </w:rPr>
          <w:t xml:space="preserve">. The </w:t>
        </w:r>
      </w:ins>
      <w:ins w:id="1446" w:author="Piyush Nanda" w:date="2023-01-25T14:21:00Z">
        <w:r>
          <w:rPr>
            <w:rFonts w:ascii="Arial" w:hAnsi="Arial" w:cs="Arial"/>
            <w:sz w:val="22"/>
            <w:szCs w:val="22"/>
          </w:rPr>
          <w:t>replacement was confirmed by performing PCR with primers specific to the locus and the promoter construct.</w:t>
        </w:r>
      </w:ins>
      <w:ins w:id="1447" w:author="Piyush Nanda" w:date="2023-01-25T14:22:00Z">
        <w:r>
          <w:rPr>
            <w:rFonts w:ascii="Arial" w:hAnsi="Arial" w:cs="Arial"/>
            <w:sz w:val="22"/>
            <w:szCs w:val="22"/>
          </w:rPr>
          <w:t xml:space="preserve"> </w:t>
        </w:r>
        <w:r w:rsidR="00F064E4">
          <w:rPr>
            <w:rFonts w:ascii="Arial" w:hAnsi="Arial" w:cs="Arial"/>
            <w:sz w:val="22"/>
            <w:szCs w:val="22"/>
          </w:rPr>
          <w:t xml:space="preserve">Constitutively expressed fluorescent markers were introduced at HO locus using homologous recombination through </w:t>
        </w:r>
      </w:ins>
      <w:proofErr w:type="spellStart"/>
      <w:ins w:id="1448" w:author="Piyush Nanda" w:date="2023-01-25T14:23:00Z">
        <w:r w:rsidR="00F064E4">
          <w:rPr>
            <w:rFonts w:ascii="Arial" w:hAnsi="Arial" w:cs="Arial"/>
            <w:sz w:val="22"/>
            <w:szCs w:val="22"/>
          </w:rPr>
          <w:t>KanMX</w:t>
        </w:r>
        <w:proofErr w:type="spellEnd"/>
        <w:r w:rsidR="00F064E4">
          <w:rPr>
            <w:rFonts w:ascii="Arial" w:hAnsi="Arial" w:cs="Arial"/>
            <w:sz w:val="22"/>
            <w:szCs w:val="22"/>
          </w:rPr>
          <w:t xml:space="preserve"> marker and 40 bp homology</w:t>
        </w:r>
      </w:ins>
      <w:customXmlInsRangeStart w:id="1449" w:author="Piyush Nanda" w:date="2023-01-26T10:52:00Z"/>
      <w:sdt>
        <w:sdtPr>
          <w:rPr>
            <w:rFonts w:ascii="Arial" w:hAnsi="Arial" w:cs="Arial"/>
            <w:color w:val="000000"/>
            <w:sz w:val="22"/>
            <w:szCs w:val="22"/>
            <w:vertAlign w:val="superscript"/>
            <w:rPrChange w:id="1450" w:author="Piyush Nanda" w:date="2023-01-26T11:36:00Z">
              <w:rPr>
                <w:rFonts w:ascii="Arial" w:hAnsi="Arial" w:cs="Arial"/>
                <w:sz w:val="22"/>
                <w:szCs w:val="22"/>
              </w:rPr>
            </w:rPrChange>
          </w:rPr>
          <w:tag w:val="MENDELEY_CITATION_v3_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"/>
          <w:id w:val="2105298388"/>
          <w:placeholder>
            <w:docPart w:val="DefaultPlaceholder_-1854013440"/>
          </w:placeholder>
        </w:sdtPr>
        <w:sdtContent>
          <w:customXmlInsRangeEnd w:id="1449"/>
          <w:ins w:id="1451" w:author="Piyush Nanda" w:date="2023-01-26T11:36:00Z">
            <w:r w:rsidR="00C548E9" w:rsidRPr="00C548E9">
              <w:rPr>
                <w:rFonts w:ascii="Arial" w:hAnsi="Arial" w:cs="Arial"/>
                <w:color w:val="000000"/>
                <w:sz w:val="22"/>
                <w:szCs w:val="22"/>
                <w:vertAlign w:val="superscript"/>
              </w:rPr>
              <w:t>30</w:t>
            </w:r>
          </w:ins>
          <w:customXmlInsRangeStart w:id="1452" w:author="Piyush Nanda" w:date="2023-01-26T10:52:00Z"/>
        </w:sdtContent>
      </w:sdt>
      <w:customXmlInsRangeEnd w:id="1452"/>
      <w:ins w:id="1453" w:author="Piyush Nanda" w:date="2023-01-25T14:23:00Z">
        <w:r w:rsidR="00F064E4">
          <w:rPr>
            <w:rFonts w:ascii="Arial" w:hAnsi="Arial" w:cs="Arial"/>
            <w:sz w:val="22"/>
            <w:szCs w:val="22"/>
          </w:rPr>
          <w:t xml:space="preserve">. </w:t>
        </w:r>
        <w:r w:rsidR="00F064E4">
          <w:rPr>
            <w:rFonts w:ascii="Arial" w:hAnsi="Arial" w:cs="Arial"/>
            <w:sz w:val="22"/>
            <w:szCs w:val="22"/>
          </w:rPr>
          <w:br/>
        </w:r>
        <w:r w:rsidR="00F064E4">
          <w:rPr>
            <w:rFonts w:ascii="Arial" w:hAnsi="Arial" w:cs="Arial"/>
            <w:sz w:val="22"/>
            <w:szCs w:val="22"/>
          </w:rPr>
          <w:br/>
          <w:t xml:space="preserve">Gene </w:t>
        </w:r>
      </w:ins>
      <w:ins w:id="1454" w:author="Piyush Nanda" w:date="2023-01-25T14:25:00Z">
        <w:r w:rsidR="00F064E4">
          <w:rPr>
            <w:rFonts w:ascii="Arial" w:hAnsi="Arial" w:cs="Arial"/>
            <w:sz w:val="22"/>
            <w:szCs w:val="22"/>
          </w:rPr>
          <w:t>deletions</w:t>
        </w:r>
      </w:ins>
      <w:ins w:id="1455" w:author="Piyush Nanda" w:date="2023-01-25T14:23:00Z">
        <w:r w:rsidR="00F064E4">
          <w:rPr>
            <w:rFonts w:ascii="Arial" w:hAnsi="Arial" w:cs="Arial"/>
            <w:sz w:val="22"/>
            <w:szCs w:val="22"/>
          </w:rPr>
          <w:t xml:space="preserve"> were performed by amplifying </w:t>
        </w:r>
        <w:proofErr w:type="spellStart"/>
        <w:r w:rsidR="00F064E4">
          <w:rPr>
            <w:rFonts w:ascii="Arial" w:hAnsi="Arial" w:cs="Arial"/>
            <w:sz w:val="22"/>
            <w:szCs w:val="22"/>
          </w:rPr>
          <w:t>KanMX</w:t>
        </w:r>
        <w:proofErr w:type="spellEnd"/>
        <w:r w:rsidR="00F064E4">
          <w:rPr>
            <w:rFonts w:ascii="Arial" w:hAnsi="Arial" w:cs="Arial"/>
            <w:sz w:val="22"/>
            <w:szCs w:val="22"/>
          </w:rPr>
          <w:t xml:space="preserve"> resistance marker with 500 bp upstream and downstream </w:t>
        </w:r>
      </w:ins>
      <w:ins w:id="1456" w:author="Piyush Nanda" w:date="2023-01-25T14:24:00Z">
        <w:r w:rsidR="00F064E4">
          <w:rPr>
            <w:rFonts w:ascii="Arial" w:hAnsi="Arial" w:cs="Arial"/>
            <w:sz w:val="22"/>
            <w:szCs w:val="22"/>
          </w:rPr>
          <w:t>sequence</w:t>
        </w:r>
      </w:ins>
      <w:ins w:id="1457" w:author="Piyush Nanda" w:date="2023-01-25T14:23:00Z">
        <w:r w:rsidR="00F064E4">
          <w:rPr>
            <w:rFonts w:ascii="Arial" w:hAnsi="Arial" w:cs="Arial"/>
            <w:sz w:val="22"/>
            <w:szCs w:val="22"/>
          </w:rPr>
          <w:t xml:space="preserve"> from yeast deletion collection</w:t>
        </w:r>
      </w:ins>
      <w:customXmlInsRangeStart w:id="1458" w:author="Piyush Nanda" w:date="2023-01-26T10:52:00Z"/>
      <w:sdt>
        <w:sdtPr>
          <w:rPr>
            <w:rFonts w:ascii="Arial" w:hAnsi="Arial" w:cs="Arial"/>
            <w:color w:val="000000"/>
            <w:sz w:val="22"/>
            <w:szCs w:val="22"/>
            <w:vertAlign w:val="superscript"/>
            <w:rPrChange w:id="1459" w:author="Piyush Nanda" w:date="2023-01-26T11:36:00Z">
              <w:rPr>
                <w:rFonts w:ascii="Arial" w:hAnsi="Arial" w:cs="Arial"/>
                <w:sz w:val="22"/>
                <w:szCs w:val="22"/>
              </w:rPr>
            </w:rPrChange>
          </w:rPr>
          <w:tag w:val="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"/>
          <w:id w:val="1902330789"/>
          <w:placeholder>
            <w:docPart w:val="DefaultPlaceholder_-1854013440"/>
          </w:placeholder>
        </w:sdtPr>
        <w:sdtContent>
          <w:customXmlInsRangeEnd w:id="1458"/>
          <w:ins w:id="1460" w:author="Piyush Nanda" w:date="2023-01-26T11:36:00Z">
            <w:r w:rsidR="00C548E9" w:rsidRPr="00C548E9">
              <w:rPr>
                <w:rFonts w:ascii="Arial" w:hAnsi="Arial" w:cs="Arial"/>
                <w:color w:val="000000"/>
                <w:sz w:val="22"/>
                <w:szCs w:val="22"/>
                <w:vertAlign w:val="superscript"/>
              </w:rPr>
              <w:t>31,32</w:t>
            </w:r>
          </w:ins>
          <w:customXmlInsRangeStart w:id="1461" w:author="Piyush Nanda" w:date="2023-01-26T10:52:00Z"/>
        </w:sdtContent>
      </w:sdt>
      <w:customXmlInsRangeEnd w:id="1461"/>
      <w:ins w:id="1462" w:author="Piyush Nanda" w:date="2023-01-25T14:23:00Z">
        <w:r w:rsidR="00F064E4">
          <w:rPr>
            <w:rFonts w:ascii="Arial" w:hAnsi="Arial" w:cs="Arial"/>
            <w:sz w:val="22"/>
            <w:szCs w:val="22"/>
          </w:rPr>
          <w:t xml:space="preserve"> and</w:t>
        </w:r>
      </w:ins>
      <w:ins w:id="1463" w:author="Piyush Nanda" w:date="2023-01-25T14:24:00Z">
        <w:r w:rsidR="00F064E4">
          <w:rPr>
            <w:rFonts w:ascii="Arial" w:hAnsi="Arial" w:cs="Arial"/>
            <w:sz w:val="22"/>
            <w:szCs w:val="22"/>
          </w:rPr>
          <w:t xml:space="preserve"> introduced in the background of interest by homologous recombination. Confirmation PCR was performed to both check the integration of the resistance cassette and removal of </w:t>
        </w:r>
      </w:ins>
      <w:ins w:id="1464" w:author="Piyush Nanda" w:date="2023-01-25T14:25:00Z">
        <w:r w:rsidR="00F064E4">
          <w:rPr>
            <w:rFonts w:ascii="Arial" w:hAnsi="Arial" w:cs="Arial"/>
            <w:sz w:val="22"/>
            <w:szCs w:val="22"/>
          </w:rPr>
          <w:t xml:space="preserve">target gene. Replica plating was performed for each successive transformation to </w:t>
        </w:r>
      </w:ins>
      <w:ins w:id="1465" w:author="Piyush Nanda" w:date="2023-01-25T14:26:00Z">
        <w:r w:rsidR="00F064E4">
          <w:rPr>
            <w:rFonts w:ascii="Arial" w:hAnsi="Arial" w:cs="Arial"/>
            <w:sz w:val="22"/>
            <w:szCs w:val="22"/>
          </w:rPr>
          <w:t xml:space="preserve">confirm retention of previous markers. </w:t>
        </w:r>
      </w:ins>
    </w:p>
    <w:p w14:paraId="0FCD79CF" w14:textId="3A7B19EC" w:rsidR="00F064E4" w:rsidRDefault="00F064E4" w:rsidP="00F064E4">
      <w:pPr>
        <w:jc w:val="both"/>
        <w:rPr>
          <w:ins w:id="1466" w:author="Piyush Nanda" w:date="2023-01-25T14:26:00Z"/>
          <w:rFonts w:ascii="Arial" w:hAnsi="Arial" w:cs="Arial"/>
          <w:sz w:val="22"/>
          <w:szCs w:val="22"/>
        </w:rPr>
      </w:pPr>
    </w:p>
    <w:p w14:paraId="1F9E568B" w14:textId="2A3D15C0" w:rsidR="00F064E4" w:rsidRPr="00F064E4" w:rsidRDefault="00F064E4" w:rsidP="00F064E4">
      <w:pPr>
        <w:jc w:val="both"/>
        <w:rPr>
          <w:ins w:id="1467" w:author="Piyush Nanda" w:date="2023-01-25T14:26:00Z"/>
          <w:rFonts w:ascii="Arial" w:hAnsi="Arial" w:cs="Arial"/>
          <w:sz w:val="22"/>
          <w:szCs w:val="22"/>
        </w:rPr>
        <w:pPrChange w:id="1468" w:author="Piyush Nanda" w:date="2023-01-25T14:26:00Z">
          <w:pPr/>
        </w:pPrChange>
      </w:pPr>
      <w:ins w:id="1469" w:author="Piyush Nanda" w:date="2023-01-25T14:26:00Z">
        <w:r>
          <w:rPr>
            <w:rFonts w:ascii="Arial" w:hAnsi="Arial" w:cs="Arial"/>
            <w:sz w:val="22"/>
            <w:szCs w:val="22"/>
          </w:rPr>
          <w:t xml:space="preserve">Strains were grown in synthetic minimal media supplemented with carbon source at desired concentrations. </w:t>
        </w:r>
      </w:ins>
      <w:ins w:id="1470" w:author="Piyush Nanda" w:date="2023-01-25T14:27:00Z">
        <w:r>
          <w:rPr>
            <w:rFonts w:ascii="Arial" w:hAnsi="Arial" w:cs="Arial"/>
            <w:sz w:val="22"/>
            <w:szCs w:val="22"/>
          </w:rPr>
          <w:t xml:space="preserve">Media were prepared freshly by diluting 10X stocks of the refrigerated constituents and prewarmed before inoculation. </w:t>
        </w:r>
      </w:ins>
      <w:ins w:id="1471" w:author="Piyush Nanda" w:date="2023-01-25T14:28:00Z">
        <w:r>
          <w:rPr>
            <w:rFonts w:ascii="Arial" w:hAnsi="Arial" w:cs="Arial"/>
            <w:sz w:val="22"/>
            <w:szCs w:val="22"/>
          </w:rPr>
          <w:t>For every experime</w:t>
        </w:r>
      </w:ins>
      <w:ins w:id="1472" w:author="Piyush Nanda" w:date="2023-01-25T14:29:00Z">
        <w:r>
          <w:rPr>
            <w:rFonts w:ascii="Arial" w:hAnsi="Arial" w:cs="Arial"/>
            <w:sz w:val="22"/>
            <w:szCs w:val="22"/>
          </w:rPr>
          <w:t>nt, strains were freshly streaked out from -70</w:t>
        </w:r>
        <w:r>
          <w:rPr>
            <w:rFonts w:ascii="Arial" w:hAnsi="Arial" w:cs="Arial"/>
            <w:sz w:val="22"/>
            <w:szCs w:val="22"/>
            <w:vertAlign w:val="superscript"/>
          </w:rPr>
          <w:t>0</w:t>
        </w:r>
        <w:r>
          <w:rPr>
            <w:rFonts w:ascii="Arial" w:hAnsi="Arial" w:cs="Arial"/>
            <w:sz w:val="22"/>
            <w:szCs w:val="22"/>
          </w:rPr>
          <w:t>C glycerol stocks (15%) and allowed to recover for at least 2 days</w:t>
        </w:r>
      </w:ins>
      <w:ins w:id="1473" w:author="Piyush Nanda" w:date="2023-01-25T14:30:00Z">
        <w:r>
          <w:rPr>
            <w:rFonts w:ascii="Arial" w:hAnsi="Arial" w:cs="Arial"/>
            <w:sz w:val="22"/>
            <w:szCs w:val="22"/>
          </w:rPr>
          <w:t xml:space="preserve"> at 30</w:t>
        </w:r>
        <w:r>
          <w:rPr>
            <w:rFonts w:ascii="Arial" w:hAnsi="Arial" w:cs="Arial"/>
            <w:sz w:val="22"/>
            <w:szCs w:val="22"/>
            <w:vertAlign w:val="superscript"/>
          </w:rPr>
          <w:t>0</w:t>
        </w:r>
        <w:r>
          <w:rPr>
            <w:rFonts w:ascii="Arial" w:hAnsi="Arial" w:cs="Arial"/>
            <w:sz w:val="22"/>
            <w:szCs w:val="22"/>
          </w:rPr>
          <w:t>C. Strains were cultur</w:t>
        </w:r>
      </w:ins>
      <w:ins w:id="1474" w:author="Piyush Nanda" w:date="2023-01-25T14:31:00Z">
        <w:r>
          <w:rPr>
            <w:rFonts w:ascii="Arial" w:hAnsi="Arial" w:cs="Arial"/>
            <w:sz w:val="22"/>
            <w:szCs w:val="22"/>
          </w:rPr>
          <w:t>ed in desired media for at least 10 generations before any measurements were performed. For specific experiments, strains were grown longer than 10 generations by maintain them in exponential phase for size distribution to reach stea</w:t>
        </w:r>
      </w:ins>
      <w:ins w:id="1475" w:author="Piyush Nanda" w:date="2023-01-25T14:32:00Z">
        <w:r>
          <w:rPr>
            <w:rFonts w:ascii="Arial" w:hAnsi="Arial" w:cs="Arial"/>
            <w:sz w:val="22"/>
            <w:szCs w:val="22"/>
          </w:rPr>
          <w:t xml:space="preserve">dy state. </w:t>
        </w:r>
      </w:ins>
      <w:ins w:id="1476" w:author="Piyush Nanda" w:date="2023-01-25T14:33:00Z">
        <w:r w:rsidR="006A33D4">
          <w:rPr>
            <w:rFonts w:ascii="Arial" w:hAnsi="Arial" w:cs="Arial"/>
            <w:sz w:val="22"/>
            <w:szCs w:val="22"/>
          </w:rPr>
          <w:t xml:space="preserve">All the experiments were performed with two biological replicates for </w:t>
        </w:r>
      </w:ins>
      <w:ins w:id="1477" w:author="Piyush Nanda" w:date="2023-01-25T14:34:00Z">
        <w:r w:rsidR="006A33D4">
          <w:rPr>
            <w:rFonts w:ascii="Arial" w:hAnsi="Arial" w:cs="Arial"/>
            <w:sz w:val="22"/>
            <w:szCs w:val="22"/>
          </w:rPr>
          <w:t>high-throughput imaging of size distributions. Every experiment was repeated at least thrice on independent days and re</w:t>
        </w:r>
      </w:ins>
      <w:ins w:id="1478" w:author="Piyush Nanda" w:date="2023-01-25T14:35:00Z">
        <w:r w:rsidR="006A33D4">
          <w:rPr>
            <w:rFonts w:ascii="Arial" w:hAnsi="Arial" w:cs="Arial"/>
            <w:sz w:val="22"/>
            <w:szCs w:val="22"/>
          </w:rPr>
          <w:t xml:space="preserve">plicate correlations have been described in supplementary figures. </w:t>
        </w:r>
      </w:ins>
    </w:p>
    <w:p w14:paraId="6DCD2346" w14:textId="349D40D8" w:rsidR="00573C83" w:rsidRPr="00573C83" w:rsidDel="006A33D4" w:rsidRDefault="00F064E4" w:rsidP="00F064E4">
      <w:pPr>
        <w:jc w:val="both"/>
        <w:rPr>
          <w:del w:id="1479" w:author="Piyush Nanda" w:date="2023-01-25T14:35:00Z"/>
          <w:rFonts w:ascii="Arial" w:hAnsi="Arial" w:cs="Arial"/>
          <w:sz w:val="22"/>
          <w:szCs w:val="22"/>
          <w:rPrChange w:id="1480" w:author="Piyush Nanda" w:date="2023-01-25T14:16:00Z">
            <w:rPr>
              <w:del w:id="1481" w:author="Piyush Nanda" w:date="2023-01-25T14:35:00Z"/>
              <w:rFonts w:ascii="Arial" w:hAnsi="Arial" w:cs="Arial"/>
              <w:i/>
              <w:iCs/>
              <w:sz w:val="22"/>
              <w:szCs w:val="22"/>
            </w:rPr>
          </w:rPrChange>
        </w:rPr>
        <w:pPrChange w:id="1482" w:author="Piyush Nanda" w:date="2023-01-25T14:26:00Z">
          <w:pPr/>
        </w:pPrChange>
      </w:pPr>
      <w:ins w:id="1483" w:author="Piyush Nanda" w:date="2023-01-25T14:25:00Z">
        <w:r>
          <w:rPr>
            <w:rFonts w:ascii="Arial" w:hAnsi="Arial" w:cs="Arial"/>
            <w:sz w:val="22"/>
            <w:szCs w:val="22"/>
          </w:rPr>
          <w:t xml:space="preserve"> </w:t>
        </w:r>
      </w:ins>
      <w:ins w:id="1484" w:author="Piyush Nanda" w:date="2023-01-25T14:23:00Z">
        <w:r>
          <w:rPr>
            <w:rFonts w:ascii="Arial" w:hAnsi="Arial" w:cs="Arial"/>
            <w:sz w:val="22"/>
            <w:szCs w:val="22"/>
          </w:rPr>
          <w:t xml:space="preserve">  </w:t>
        </w:r>
      </w:ins>
    </w:p>
    <w:p w14:paraId="2CFEB3F5" w14:textId="77777777" w:rsidR="00693217" w:rsidRDefault="00693217" w:rsidP="00F064E4">
      <w:pPr>
        <w:jc w:val="both"/>
        <w:rPr>
          <w:rFonts w:ascii="Arial" w:hAnsi="Arial" w:cs="Arial"/>
          <w:sz w:val="22"/>
          <w:szCs w:val="22"/>
        </w:rPr>
        <w:pPrChange w:id="1485" w:author="Piyush Nanda" w:date="2023-01-25T14:26:00Z">
          <w:pPr/>
        </w:pPrChange>
      </w:pPr>
    </w:p>
    <w:p w14:paraId="3019EE03" w14:textId="0DC8C1EF" w:rsidR="00282866" w:rsidRPr="00693217" w:rsidRDefault="00282866" w:rsidP="00F064E4">
      <w:pPr>
        <w:jc w:val="both"/>
        <w:rPr>
          <w:rFonts w:ascii="Arial" w:hAnsi="Arial" w:cs="Arial"/>
          <w:b/>
          <w:bCs/>
          <w:sz w:val="22"/>
          <w:szCs w:val="22"/>
        </w:rPr>
        <w:pPrChange w:id="1486" w:author="Piyush Nanda" w:date="2023-01-25T14:26:00Z">
          <w:pPr/>
        </w:pPrChange>
      </w:pPr>
      <w:r w:rsidRPr="00693217">
        <w:rPr>
          <w:rFonts w:ascii="Arial" w:hAnsi="Arial" w:cs="Arial"/>
          <w:b/>
          <w:bCs/>
          <w:sz w:val="22"/>
          <w:szCs w:val="22"/>
        </w:rPr>
        <w:t>Methods details</w:t>
      </w:r>
    </w:p>
    <w:p w14:paraId="56F7AFBD" w14:textId="69C499E1" w:rsidR="00282866" w:rsidRDefault="00282866" w:rsidP="00F064E4">
      <w:pPr>
        <w:jc w:val="both"/>
        <w:rPr>
          <w:rFonts w:ascii="Arial" w:hAnsi="Arial" w:cs="Arial"/>
          <w:sz w:val="22"/>
          <w:szCs w:val="22"/>
        </w:rPr>
        <w:pPrChange w:id="1487" w:author="Piyush Nanda" w:date="2023-01-25T14:26:00Z">
          <w:pPr/>
        </w:pPrChange>
      </w:pPr>
    </w:p>
    <w:p w14:paraId="36504573" w14:textId="64D79F13" w:rsidR="00693217" w:rsidRDefault="00693217" w:rsidP="00F064E4">
      <w:pPr>
        <w:jc w:val="both"/>
        <w:rPr>
          <w:ins w:id="1488" w:author="Piyush Nanda" w:date="2023-01-25T14:36:00Z"/>
          <w:rFonts w:ascii="Arial" w:hAnsi="Arial" w:cs="Arial"/>
          <w:sz w:val="22"/>
          <w:szCs w:val="22"/>
        </w:rPr>
      </w:pPr>
      <w:r w:rsidRPr="00693217">
        <w:rPr>
          <w:rFonts w:ascii="Arial" w:hAnsi="Arial" w:cs="Arial"/>
          <w:i/>
          <w:iCs/>
          <w:sz w:val="22"/>
          <w:szCs w:val="22"/>
        </w:rPr>
        <w:t>Estimating number of cells per clusters</w:t>
      </w:r>
      <w:del w:id="1489" w:author="Piyush Nanda" w:date="2023-01-25T14:36:00Z">
        <w:r w:rsidDel="006A33D4">
          <w:rPr>
            <w:rFonts w:ascii="Arial" w:hAnsi="Arial" w:cs="Arial"/>
            <w:i/>
            <w:iCs/>
            <w:sz w:val="22"/>
            <w:szCs w:val="22"/>
          </w:rPr>
          <w:delText xml:space="preserve"> reported in Figure 2</w:delText>
        </w:r>
      </w:del>
    </w:p>
    <w:p w14:paraId="14EBE3BB" w14:textId="62B0BA0F" w:rsidR="006A33D4" w:rsidRDefault="00C84311" w:rsidP="00F064E4">
      <w:pPr>
        <w:jc w:val="both"/>
        <w:rPr>
          <w:ins w:id="1490" w:author="Piyush Nanda" w:date="2023-01-25T15:02:00Z"/>
          <w:rFonts w:ascii="Arial" w:hAnsi="Arial" w:cs="Arial"/>
          <w:sz w:val="22"/>
          <w:szCs w:val="22"/>
        </w:rPr>
      </w:pPr>
      <w:ins w:id="1491" w:author="Piyush Nanda" w:date="2023-01-25T14:49:00Z">
        <w:r>
          <w:rPr>
            <w:rFonts w:ascii="Arial" w:hAnsi="Arial" w:cs="Arial"/>
            <w:sz w:val="22"/>
            <w:szCs w:val="22"/>
          </w:rPr>
          <w:t>Strains were grown in indicated media for at least 10 generations to reach steady state distribution. For</w:t>
        </w:r>
      </w:ins>
      <w:ins w:id="1492" w:author="Piyush Nanda" w:date="2023-01-25T14:50:00Z">
        <w:r>
          <w:rPr>
            <w:rFonts w:ascii="Arial" w:hAnsi="Arial" w:cs="Arial"/>
            <w:sz w:val="22"/>
            <w:szCs w:val="22"/>
          </w:rPr>
          <w:t xml:space="preserve"> performing imaging, exponential grown cells were incubated with 1 volume of calcofluor white without 10% Potassium hydroxide for 1 mi</w:t>
        </w:r>
      </w:ins>
      <w:ins w:id="1493" w:author="Piyush Nanda" w:date="2023-01-25T14:51:00Z">
        <w:r>
          <w:rPr>
            <w:rFonts w:ascii="Arial" w:hAnsi="Arial" w:cs="Arial"/>
            <w:sz w:val="22"/>
            <w:szCs w:val="22"/>
          </w:rPr>
          <w:t xml:space="preserve">nute at RT. Approximately, 2.8 </w:t>
        </w:r>
        <w:proofErr w:type="spellStart"/>
        <w:r>
          <w:rPr>
            <w:rFonts w:ascii="Arial" w:hAnsi="Arial" w:cs="Arial"/>
            <w:sz w:val="22"/>
            <w:szCs w:val="22"/>
          </w:rPr>
          <w:t>uL</w:t>
        </w:r>
        <w:proofErr w:type="spellEnd"/>
        <w:r>
          <w:rPr>
            <w:rFonts w:ascii="Arial" w:hAnsi="Arial" w:cs="Arial"/>
            <w:sz w:val="22"/>
            <w:szCs w:val="22"/>
          </w:rPr>
          <w:t xml:space="preserve"> of the mixture was squeezed between a microscope slide and coverslip of dimensions 20 mm X 20 mm. </w:t>
        </w:r>
      </w:ins>
      <w:ins w:id="1494" w:author="Piyush Nanda" w:date="2023-01-25T14:52:00Z">
        <w:r>
          <w:rPr>
            <w:rFonts w:ascii="Arial" w:hAnsi="Arial" w:cs="Arial"/>
            <w:sz w:val="22"/>
            <w:szCs w:val="22"/>
          </w:rPr>
          <w:t>Coverslip and microscope slide were</w:t>
        </w:r>
      </w:ins>
      <w:ins w:id="1495" w:author="Piyush Nanda" w:date="2023-01-25T14:54:00Z">
        <w:r>
          <w:rPr>
            <w:rFonts w:ascii="Arial" w:hAnsi="Arial" w:cs="Arial"/>
            <w:sz w:val="22"/>
            <w:szCs w:val="22"/>
          </w:rPr>
          <w:t xml:space="preserve"> </w:t>
        </w:r>
      </w:ins>
      <w:ins w:id="1496" w:author="Piyush Nanda" w:date="2023-01-25T14:55:00Z">
        <w:r>
          <w:rPr>
            <w:rFonts w:ascii="Arial" w:hAnsi="Arial" w:cs="Arial"/>
            <w:sz w:val="22"/>
            <w:szCs w:val="22"/>
          </w:rPr>
          <w:t>cleaned with air jet before experiments to remove d</w:t>
        </w:r>
      </w:ins>
      <w:ins w:id="1497" w:author="Piyush Nanda" w:date="2023-01-25T14:56:00Z">
        <w:r>
          <w:rPr>
            <w:rFonts w:ascii="Arial" w:hAnsi="Arial" w:cs="Arial"/>
            <w:sz w:val="22"/>
            <w:szCs w:val="22"/>
          </w:rPr>
          <w:t>ust particles</w:t>
        </w:r>
      </w:ins>
      <w:ins w:id="1498" w:author="Piyush Nanda" w:date="2023-01-25T14:55:00Z">
        <w:r>
          <w:rPr>
            <w:rFonts w:ascii="Arial" w:hAnsi="Arial" w:cs="Arial"/>
            <w:sz w:val="22"/>
            <w:szCs w:val="22"/>
          </w:rPr>
          <w:t>.</w:t>
        </w:r>
      </w:ins>
      <w:ins w:id="1499" w:author="Piyush Nanda" w:date="2023-01-25T14:56:00Z">
        <w:r>
          <w:rPr>
            <w:rFonts w:ascii="Arial" w:hAnsi="Arial" w:cs="Arial"/>
            <w:sz w:val="22"/>
            <w:szCs w:val="22"/>
          </w:rPr>
          <w:t xml:space="preserve"> </w:t>
        </w:r>
      </w:ins>
      <w:ins w:id="1500" w:author="Piyush Nanda" w:date="2023-01-25T14:58:00Z">
        <w:r>
          <w:rPr>
            <w:rFonts w:ascii="Arial" w:hAnsi="Arial" w:cs="Arial"/>
            <w:sz w:val="22"/>
            <w:szCs w:val="22"/>
          </w:rPr>
          <w:t xml:space="preserve">Nikon Eclipse </w:t>
        </w:r>
        <w:proofErr w:type="spellStart"/>
        <w:r>
          <w:rPr>
            <w:rFonts w:ascii="Arial" w:hAnsi="Arial" w:cs="Arial"/>
            <w:sz w:val="22"/>
            <w:szCs w:val="22"/>
          </w:rPr>
          <w:t>TiE</w:t>
        </w:r>
        <w:proofErr w:type="spellEnd"/>
        <w:r>
          <w:rPr>
            <w:rFonts w:ascii="Arial" w:hAnsi="Arial" w:cs="Arial"/>
            <w:sz w:val="22"/>
            <w:szCs w:val="22"/>
          </w:rPr>
          <w:t xml:space="preserve"> inverted fluorescence microscope with Hamamatsu EMCCD camera was used for performing all imaging operations.</w:t>
        </w:r>
      </w:ins>
      <w:ins w:id="1501" w:author="Piyush Nanda" w:date="2023-01-25T14:59:00Z">
        <w:r>
          <w:rPr>
            <w:rFonts w:ascii="Arial" w:hAnsi="Arial" w:cs="Arial"/>
            <w:sz w:val="22"/>
            <w:szCs w:val="22"/>
          </w:rPr>
          <w:t xml:space="preserve"> </w:t>
        </w:r>
        <w:r w:rsidR="00257EA2">
          <w:rPr>
            <w:rFonts w:ascii="Arial" w:hAnsi="Arial" w:cs="Arial"/>
            <w:sz w:val="22"/>
            <w:szCs w:val="22"/>
          </w:rPr>
          <w:t xml:space="preserve">The microscope was controlled through </w:t>
        </w:r>
        <w:proofErr w:type="spellStart"/>
        <w:r w:rsidR="00257EA2">
          <w:rPr>
            <w:rFonts w:ascii="Arial" w:hAnsi="Arial" w:cs="Arial"/>
            <w:sz w:val="22"/>
            <w:szCs w:val="22"/>
          </w:rPr>
          <w:t>MetaMorph</w:t>
        </w:r>
        <w:proofErr w:type="spellEnd"/>
        <w:r w:rsidR="00257EA2">
          <w:rPr>
            <w:rFonts w:ascii="Arial" w:hAnsi="Arial" w:cs="Arial"/>
            <w:sz w:val="22"/>
            <w:szCs w:val="22"/>
          </w:rPr>
          <w:t xml:space="preserve"> software.</w:t>
        </w:r>
      </w:ins>
      <w:ins w:id="1502" w:author="Piyush Nanda" w:date="2023-01-25T14:58:00Z">
        <w:r>
          <w:rPr>
            <w:rFonts w:ascii="Arial" w:hAnsi="Arial" w:cs="Arial"/>
            <w:sz w:val="22"/>
            <w:szCs w:val="22"/>
          </w:rPr>
          <w:t xml:space="preserve"> </w:t>
        </w:r>
      </w:ins>
      <w:ins w:id="1503" w:author="Piyush Nanda" w:date="2023-01-25T14:57:00Z">
        <w:r>
          <w:rPr>
            <w:rFonts w:ascii="Arial" w:hAnsi="Arial" w:cs="Arial"/>
            <w:sz w:val="22"/>
            <w:szCs w:val="22"/>
          </w:rPr>
          <w:t xml:space="preserve">An automated script written in </w:t>
        </w:r>
      </w:ins>
      <w:proofErr w:type="spellStart"/>
      <w:ins w:id="1504" w:author="Piyush Nanda" w:date="2023-01-25T14:59:00Z">
        <w:r w:rsidR="00257EA2">
          <w:rPr>
            <w:rFonts w:ascii="Arial" w:hAnsi="Arial" w:cs="Arial"/>
            <w:sz w:val="22"/>
            <w:szCs w:val="22"/>
          </w:rPr>
          <w:t>MetMorph</w:t>
        </w:r>
        <w:proofErr w:type="spellEnd"/>
        <w:r w:rsidR="00257EA2">
          <w:rPr>
            <w:rFonts w:ascii="Arial" w:hAnsi="Arial" w:cs="Arial"/>
            <w:sz w:val="22"/>
            <w:szCs w:val="22"/>
          </w:rPr>
          <w:t xml:space="preserve"> to scan 49 positions on the slides</w:t>
        </w:r>
      </w:ins>
      <w:ins w:id="1505" w:author="Piyush Nanda" w:date="2023-01-25T15:01:00Z">
        <w:r w:rsidR="00257EA2">
          <w:rPr>
            <w:rFonts w:ascii="Arial" w:hAnsi="Arial" w:cs="Arial"/>
            <w:sz w:val="22"/>
            <w:szCs w:val="22"/>
          </w:rPr>
          <w:t xml:space="preserve"> in an arrayed fashion</w:t>
        </w:r>
      </w:ins>
      <w:ins w:id="1506" w:author="Piyush Nanda" w:date="2023-01-25T15:00:00Z">
        <w:r w:rsidR="00257EA2">
          <w:rPr>
            <w:rFonts w:ascii="Arial" w:hAnsi="Arial" w:cs="Arial"/>
            <w:sz w:val="22"/>
            <w:szCs w:val="22"/>
          </w:rPr>
          <w:t xml:space="preserve">. The density of cultures was optimized to yield at least 4-5 clusters per field of view. </w:t>
        </w:r>
      </w:ins>
      <w:ins w:id="1507" w:author="Piyush Nanda" w:date="2023-01-25T15:02:00Z">
        <w:r w:rsidR="00257EA2">
          <w:rPr>
            <w:rFonts w:ascii="Arial" w:hAnsi="Arial" w:cs="Arial"/>
            <w:sz w:val="22"/>
            <w:szCs w:val="22"/>
          </w:rPr>
          <w:t xml:space="preserve">Monolayer formation was manually verified for each sample by imaging z-stacks and confirming absence of more than one layer of cells. </w:t>
        </w:r>
      </w:ins>
    </w:p>
    <w:p w14:paraId="30DEBB8D" w14:textId="3C92B404" w:rsidR="00257EA2" w:rsidRDefault="00257EA2" w:rsidP="00F064E4">
      <w:pPr>
        <w:jc w:val="both"/>
        <w:rPr>
          <w:ins w:id="1508" w:author="Piyush Nanda" w:date="2023-01-25T15:02:00Z"/>
          <w:rFonts w:ascii="Arial" w:hAnsi="Arial" w:cs="Arial"/>
          <w:sz w:val="22"/>
          <w:szCs w:val="22"/>
        </w:rPr>
      </w:pPr>
    </w:p>
    <w:p w14:paraId="1728F50B" w14:textId="77777777" w:rsidR="00257EA2" w:rsidRDefault="00257EA2" w:rsidP="00257EA2">
      <w:pPr>
        <w:jc w:val="both"/>
        <w:rPr>
          <w:moveTo w:id="1509" w:author="Piyush Nanda" w:date="2023-01-25T15:02:00Z"/>
          <w:rFonts w:ascii="Arial" w:hAnsi="Arial" w:cs="Arial"/>
          <w:i/>
          <w:iCs/>
          <w:sz w:val="22"/>
          <w:szCs w:val="22"/>
        </w:rPr>
      </w:pPr>
      <w:moveToRangeStart w:id="1510" w:author="Piyush Nanda" w:date="2023-01-25T15:02:00Z" w:name="move125551387"/>
      <w:moveTo w:id="1511" w:author="Piyush Nanda" w:date="2023-01-25T15:02:00Z">
        <w:r>
          <w:rPr>
            <w:rFonts w:ascii="Arial" w:hAnsi="Arial" w:cs="Arial"/>
            <w:i/>
            <w:iCs/>
            <w:sz w:val="22"/>
            <w:szCs w:val="22"/>
          </w:rPr>
          <w:t xml:space="preserve">Timelapse imaging </w:t>
        </w:r>
      </w:moveTo>
    </w:p>
    <w:moveToRangeEnd w:id="1510"/>
    <w:p w14:paraId="6310D0D9" w14:textId="449CA78D" w:rsidR="00257EA2" w:rsidRPr="00257EA2" w:rsidRDefault="00257EA2" w:rsidP="00F064E4">
      <w:pPr>
        <w:jc w:val="both"/>
        <w:rPr>
          <w:rFonts w:ascii="Arial" w:hAnsi="Arial" w:cs="Arial"/>
          <w:sz w:val="22"/>
          <w:szCs w:val="22"/>
          <w:rPrChange w:id="1512" w:author="Piyush Nanda" w:date="2023-01-25T15:02:00Z">
            <w:rPr>
              <w:rFonts w:ascii="Arial" w:hAnsi="Arial" w:cs="Arial"/>
              <w:i/>
              <w:iCs/>
              <w:sz w:val="22"/>
              <w:szCs w:val="22"/>
            </w:rPr>
          </w:rPrChange>
        </w:rPr>
        <w:pPrChange w:id="1513" w:author="Piyush Nanda" w:date="2023-01-25T14:26:00Z">
          <w:pPr/>
        </w:pPrChange>
      </w:pPr>
      <w:ins w:id="1514" w:author="Piyush Nanda" w:date="2023-01-25T15:02:00Z">
        <w:r>
          <w:rPr>
            <w:rFonts w:ascii="Arial" w:hAnsi="Arial" w:cs="Arial"/>
            <w:sz w:val="22"/>
            <w:szCs w:val="22"/>
          </w:rPr>
          <w:t>All timelapse imag</w:t>
        </w:r>
      </w:ins>
      <w:ins w:id="1515" w:author="Piyush Nanda" w:date="2023-01-25T15:03:00Z">
        <w:r>
          <w:rPr>
            <w:rFonts w:ascii="Arial" w:hAnsi="Arial" w:cs="Arial"/>
            <w:sz w:val="22"/>
            <w:szCs w:val="22"/>
          </w:rPr>
          <w:t>ing were performed in the microscope set-up mentioned earlier. Concanavalin-A coated wells in a 384 well plate was used to perform lineage tracing of cluster growth and division.</w:t>
        </w:r>
      </w:ins>
      <w:ins w:id="1516" w:author="Piyush Nanda" w:date="2023-01-25T15:05:00Z">
        <w:r>
          <w:rPr>
            <w:rFonts w:ascii="Arial" w:hAnsi="Arial" w:cs="Arial"/>
            <w:sz w:val="22"/>
            <w:szCs w:val="22"/>
          </w:rPr>
          <w:t xml:space="preserve"> </w:t>
        </w:r>
      </w:ins>
      <w:ins w:id="1517" w:author="Piyush Nanda" w:date="2023-01-25T15:06:00Z">
        <w:r>
          <w:rPr>
            <w:rFonts w:ascii="Arial" w:hAnsi="Arial" w:cs="Arial"/>
            <w:sz w:val="22"/>
            <w:szCs w:val="22"/>
          </w:rPr>
          <w:t xml:space="preserve">10X objective magnification with 10 mm working distance was used in this set-up. </w:t>
        </w:r>
      </w:ins>
      <w:ins w:id="1518" w:author="Piyush Nanda" w:date="2023-01-25T15:07:00Z">
        <w:r>
          <w:rPr>
            <w:rFonts w:ascii="Arial" w:hAnsi="Arial" w:cs="Arial"/>
            <w:sz w:val="22"/>
            <w:szCs w:val="22"/>
          </w:rPr>
          <w:t xml:space="preserve">A constitutively expressed CFP was used as a proxy for total number of cells per cluster. The depth of field </w:t>
        </w:r>
      </w:ins>
      <w:ins w:id="1519" w:author="Piyush Nanda" w:date="2023-01-25T15:08:00Z">
        <w:r>
          <w:rPr>
            <w:rFonts w:ascii="Arial" w:hAnsi="Arial" w:cs="Arial"/>
            <w:sz w:val="22"/>
            <w:szCs w:val="22"/>
          </w:rPr>
          <w:t xml:space="preserve">was </w:t>
        </w:r>
      </w:ins>
      <w:ins w:id="1520" w:author="Piyush Nanda" w:date="2023-01-25T15:07:00Z">
        <w:r>
          <w:rPr>
            <w:rFonts w:ascii="Arial" w:hAnsi="Arial" w:cs="Arial"/>
            <w:sz w:val="22"/>
            <w:szCs w:val="22"/>
          </w:rPr>
          <w:t xml:space="preserve">calculated </w:t>
        </w:r>
      </w:ins>
      <w:ins w:id="1521" w:author="Piyush Nanda" w:date="2023-01-25T15:08:00Z">
        <w:r>
          <w:rPr>
            <w:rFonts w:ascii="Arial" w:hAnsi="Arial" w:cs="Arial"/>
            <w:sz w:val="22"/>
            <w:szCs w:val="22"/>
          </w:rPr>
          <w:t>using excitation wavelength and magnification values.</w:t>
        </w:r>
      </w:ins>
      <w:ins w:id="1522" w:author="Piyush Nanda" w:date="2023-01-25T15:07:00Z">
        <w:r>
          <w:rPr>
            <w:rFonts w:ascii="Arial" w:hAnsi="Arial" w:cs="Arial"/>
            <w:sz w:val="22"/>
            <w:szCs w:val="22"/>
          </w:rPr>
          <w:t xml:space="preserve"> </w:t>
        </w:r>
      </w:ins>
      <w:ins w:id="1523" w:author="Piyush Nanda" w:date="2023-01-25T15:05:00Z">
        <w:r>
          <w:rPr>
            <w:rFonts w:ascii="Arial" w:hAnsi="Arial" w:cs="Arial"/>
            <w:sz w:val="22"/>
            <w:szCs w:val="22"/>
          </w:rPr>
          <w:t xml:space="preserve">The plates were filled with at least 40 </w:t>
        </w:r>
        <w:proofErr w:type="spellStart"/>
        <w:r>
          <w:rPr>
            <w:rFonts w:ascii="Arial" w:hAnsi="Arial" w:cs="Arial"/>
            <w:sz w:val="22"/>
            <w:szCs w:val="22"/>
          </w:rPr>
          <w:t>uL</w:t>
        </w:r>
        <w:proofErr w:type="spellEnd"/>
        <w:r>
          <w:rPr>
            <w:rFonts w:ascii="Arial" w:hAnsi="Arial" w:cs="Arial"/>
            <w:sz w:val="22"/>
            <w:szCs w:val="22"/>
          </w:rPr>
          <w:t xml:space="preserve"> of media to reduce evaporative loss.</w:t>
        </w:r>
      </w:ins>
      <w:ins w:id="1524" w:author="Piyush Nanda" w:date="2023-01-25T15:03:00Z">
        <w:r>
          <w:rPr>
            <w:rFonts w:ascii="Arial" w:hAnsi="Arial" w:cs="Arial"/>
            <w:sz w:val="22"/>
            <w:szCs w:val="22"/>
          </w:rPr>
          <w:t xml:space="preserve"> Strains were grown in specified media</w:t>
        </w:r>
      </w:ins>
      <w:ins w:id="1525" w:author="Piyush Nanda" w:date="2023-01-25T15:04:00Z">
        <w:r>
          <w:rPr>
            <w:rFonts w:ascii="Arial" w:hAnsi="Arial" w:cs="Arial"/>
            <w:sz w:val="22"/>
            <w:szCs w:val="22"/>
          </w:rPr>
          <w:t xml:space="preserve"> for 10 generations and were spun down on a 384 well plate at 300 g for 2 mins. </w:t>
        </w:r>
      </w:ins>
      <w:ins w:id="1526" w:author="Piyush Nanda" w:date="2023-01-25T15:05:00Z">
        <w:r>
          <w:rPr>
            <w:rFonts w:ascii="Arial" w:hAnsi="Arial" w:cs="Arial"/>
            <w:sz w:val="22"/>
            <w:szCs w:val="22"/>
          </w:rPr>
          <w:t xml:space="preserve">Images were taken every 10 mins for a 12 h period. </w:t>
        </w:r>
      </w:ins>
    </w:p>
    <w:p w14:paraId="5EA3F58D" w14:textId="30F06292" w:rsidR="00693217" w:rsidRDefault="00693217" w:rsidP="00F064E4">
      <w:pPr>
        <w:jc w:val="both"/>
        <w:rPr>
          <w:rFonts w:ascii="Arial" w:hAnsi="Arial" w:cs="Arial"/>
          <w:sz w:val="22"/>
          <w:szCs w:val="22"/>
        </w:rPr>
        <w:pPrChange w:id="1527" w:author="Piyush Nanda" w:date="2023-01-25T14:26:00Z">
          <w:pPr/>
        </w:pPrChange>
      </w:pPr>
    </w:p>
    <w:p w14:paraId="110237F5" w14:textId="53DCB18B" w:rsidR="00150E05" w:rsidRDefault="00EE31A1" w:rsidP="00F064E4">
      <w:pPr>
        <w:jc w:val="both"/>
        <w:rPr>
          <w:ins w:id="1528" w:author="Piyush Nanda" w:date="2023-01-25T15:08:00Z"/>
          <w:rFonts w:ascii="Arial" w:hAnsi="Arial" w:cs="Arial"/>
          <w:i/>
          <w:iCs/>
          <w:sz w:val="22"/>
          <w:szCs w:val="22"/>
        </w:rPr>
      </w:pPr>
      <w:r>
        <w:rPr>
          <w:rFonts w:ascii="Arial" w:hAnsi="Arial" w:cs="Arial"/>
          <w:i/>
          <w:iCs/>
          <w:sz w:val="22"/>
          <w:szCs w:val="22"/>
        </w:rPr>
        <w:t>Confocal Laser Scanning Microscopy of 3D clusters</w:t>
      </w:r>
    </w:p>
    <w:p w14:paraId="5493F27E" w14:textId="7C64AA9E" w:rsidR="00257EA2" w:rsidRPr="00257EA2" w:rsidRDefault="00257EA2" w:rsidP="00F064E4">
      <w:pPr>
        <w:jc w:val="both"/>
        <w:rPr>
          <w:rFonts w:ascii="Arial" w:hAnsi="Arial" w:cs="Arial"/>
          <w:sz w:val="22"/>
          <w:szCs w:val="22"/>
          <w:rPrChange w:id="1529" w:author="Piyush Nanda" w:date="2023-01-25T15:08:00Z">
            <w:rPr>
              <w:rFonts w:ascii="Arial" w:hAnsi="Arial" w:cs="Arial"/>
              <w:i/>
              <w:iCs/>
              <w:sz w:val="22"/>
              <w:szCs w:val="22"/>
            </w:rPr>
          </w:rPrChange>
        </w:rPr>
        <w:pPrChange w:id="1530" w:author="Piyush Nanda" w:date="2023-01-25T14:26:00Z">
          <w:pPr/>
        </w:pPrChange>
      </w:pPr>
      <w:ins w:id="1531" w:author="Piyush Nanda" w:date="2023-01-25T15:08:00Z">
        <w:r>
          <w:rPr>
            <w:rFonts w:ascii="Arial" w:hAnsi="Arial" w:cs="Arial"/>
            <w:sz w:val="22"/>
            <w:szCs w:val="22"/>
          </w:rPr>
          <w:t>Zeiss LSM900 was used for p</w:t>
        </w:r>
      </w:ins>
      <w:ins w:id="1532" w:author="Piyush Nanda" w:date="2023-01-25T15:09:00Z">
        <w:r>
          <w:rPr>
            <w:rFonts w:ascii="Arial" w:hAnsi="Arial" w:cs="Arial"/>
            <w:sz w:val="22"/>
            <w:szCs w:val="22"/>
          </w:rPr>
          <w:t xml:space="preserve">erforming 3D imaging of multicellular clusters. Briefly, </w:t>
        </w:r>
        <w:r w:rsidR="0094079E">
          <w:rPr>
            <w:rFonts w:ascii="Arial" w:hAnsi="Arial" w:cs="Arial"/>
            <w:sz w:val="22"/>
            <w:szCs w:val="22"/>
          </w:rPr>
          <w:t>cells were stained with calcofluor white and loaded onto a concavity slide</w:t>
        </w:r>
      </w:ins>
      <w:ins w:id="1533" w:author="Piyush Nanda" w:date="2023-01-25T15:10:00Z">
        <w:r w:rsidR="0094079E">
          <w:rPr>
            <w:rFonts w:ascii="Arial" w:hAnsi="Arial" w:cs="Arial"/>
            <w:sz w:val="22"/>
            <w:szCs w:val="22"/>
          </w:rPr>
          <w:t xml:space="preserve"> in 0.2% agarose to keep clusters stationary during imaging. The clusters were imaged </w:t>
        </w:r>
      </w:ins>
      <w:ins w:id="1534" w:author="Piyush Nanda" w:date="2023-01-25T15:12:00Z">
        <w:r w:rsidR="00330778">
          <w:rPr>
            <w:rFonts w:ascii="Arial" w:hAnsi="Arial" w:cs="Arial"/>
            <w:sz w:val="22"/>
            <w:szCs w:val="22"/>
          </w:rPr>
          <w:t>using</w:t>
        </w:r>
      </w:ins>
      <w:ins w:id="1535" w:author="Piyush Nanda" w:date="2023-01-25T15:10:00Z">
        <w:r w:rsidR="0094079E">
          <w:rPr>
            <w:rFonts w:ascii="Arial" w:hAnsi="Arial" w:cs="Arial"/>
            <w:sz w:val="22"/>
            <w:szCs w:val="22"/>
          </w:rPr>
          <w:t xml:space="preserve"> DAPI channel with a z-stack wi</w:t>
        </w:r>
      </w:ins>
      <w:ins w:id="1536" w:author="Piyush Nanda" w:date="2023-01-25T15:11:00Z">
        <w:r w:rsidR="0094079E">
          <w:rPr>
            <w:rFonts w:ascii="Arial" w:hAnsi="Arial" w:cs="Arial"/>
            <w:sz w:val="22"/>
            <w:szCs w:val="22"/>
          </w:rPr>
          <w:t>dth of 0.</w:t>
        </w:r>
        <w:r w:rsidR="00330778">
          <w:rPr>
            <w:rFonts w:ascii="Arial" w:hAnsi="Arial" w:cs="Arial"/>
            <w:sz w:val="22"/>
            <w:szCs w:val="22"/>
          </w:rPr>
          <w:t>2 um.</w:t>
        </w:r>
      </w:ins>
      <w:ins w:id="1537" w:author="Piyush Nanda" w:date="2023-01-25T15:12:00Z">
        <w:r w:rsidR="00330778">
          <w:rPr>
            <w:rFonts w:ascii="Arial" w:hAnsi="Arial" w:cs="Arial"/>
            <w:sz w:val="22"/>
            <w:szCs w:val="22"/>
          </w:rPr>
          <w:t xml:space="preserve"> The 3D images were rendered using Fiji (ImageJ) and custom scripts. </w:t>
        </w:r>
      </w:ins>
      <w:ins w:id="1538" w:author="Piyush Nanda" w:date="2023-01-25T15:11:00Z">
        <w:r w:rsidR="00330778">
          <w:rPr>
            <w:rFonts w:ascii="Arial" w:hAnsi="Arial" w:cs="Arial"/>
            <w:sz w:val="22"/>
            <w:szCs w:val="22"/>
          </w:rPr>
          <w:t xml:space="preserve">  </w:t>
        </w:r>
      </w:ins>
    </w:p>
    <w:p w14:paraId="5C06A4BD" w14:textId="77777777" w:rsidR="00150E05" w:rsidDel="00330778" w:rsidRDefault="00150E05" w:rsidP="00F064E4">
      <w:pPr>
        <w:jc w:val="both"/>
        <w:rPr>
          <w:del w:id="1539" w:author="Piyush Nanda" w:date="2023-01-25T15:12:00Z"/>
          <w:rFonts w:ascii="Arial" w:hAnsi="Arial" w:cs="Arial"/>
          <w:sz w:val="22"/>
          <w:szCs w:val="22"/>
        </w:rPr>
        <w:pPrChange w:id="1540" w:author="Piyush Nanda" w:date="2023-01-25T14:26:00Z">
          <w:pPr/>
        </w:pPrChange>
      </w:pPr>
    </w:p>
    <w:p w14:paraId="4CFC8608" w14:textId="2D1D7C46" w:rsidR="00693217" w:rsidDel="00257EA2" w:rsidRDefault="00693217" w:rsidP="00F064E4">
      <w:pPr>
        <w:jc w:val="both"/>
        <w:rPr>
          <w:moveFrom w:id="1541" w:author="Piyush Nanda" w:date="2023-01-25T15:02:00Z"/>
          <w:rFonts w:ascii="Arial" w:hAnsi="Arial" w:cs="Arial"/>
          <w:i/>
          <w:iCs/>
          <w:sz w:val="22"/>
          <w:szCs w:val="22"/>
        </w:rPr>
        <w:pPrChange w:id="1542" w:author="Piyush Nanda" w:date="2023-01-25T14:26:00Z">
          <w:pPr/>
        </w:pPrChange>
      </w:pPr>
      <w:moveFromRangeStart w:id="1543" w:author="Piyush Nanda" w:date="2023-01-25T15:02:00Z" w:name="move125551387"/>
      <w:moveFrom w:id="1544" w:author="Piyush Nanda" w:date="2023-01-25T15:02:00Z">
        <w:r w:rsidDel="00257EA2">
          <w:rPr>
            <w:rFonts w:ascii="Arial" w:hAnsi="Arial" w:cs="Arial"/>
            <w:i/>
            <w:iCs/>
            <w:sz w:val="22"/>
            <w:szCs w:val="22"/>
          </w:rPr>
          <w:t xml:space="preserve">Timelapse imaging </w:t>
        </w:r>
      </w:moveFrom>
    </w:p>
    <w:moveFromRangeEnd w:id="1543"/>
    <w:p w14:paraId="3034A08B" w14:textId="52509221" w:rsidR="00150E05" w:rsidRDefault="00150E05" w:rsidP="00F064E4">
      <w:pPr>
        <w:jc w:val="both"/>
        <w:rPr>
          <w:rFonts w:ascii="Arial" w:hAnsi="Arial" w:cs="Arial"/>
          <w:i/>
          <w:iCs/>
          <w:sz w:val="22"/>
          <w:szCs w:val="22"/>
        </w:rPr>
        <w:pPrChange w:id="1545" w:author="Piyush Nanda" w:date="2023-01-25T14:26:00Z">
          <w:pPr/>
        </w:pPrChange>
      </w:pPr>
    </w:p>
    <w:p w14:paraId="7802EAE1" w14:textId="41D7619A" w:rsidR="00150E05" w:rsidRDefault="00150E05" w:rsidP="00F064E4">
      <w:pPr>
        <w:jc w:val="both"/>
        <w:rPr>
          <w:ins w:id="1546" w:author="Piyush Nanda" w:date="2023-01-25T15:12:00Z"/>
          <w:rFonts w:ascii="Arial" w:hAnsi="Arial" w:cs="Arial"/>
          <w:i/>
          <w:iCs/>
          <w:sz w:val="22"/>
          <w:szCs w:val="22"/>
        </w:rPr>
      </w:pPr>
      <w:r>
        <w:rPr>
          <w:rFonts w:ascii="Arial" w:hAnsi="Arial" w:cs="Arial"/>
          <w:i/>
          <w:iCs/>
          <w:sz w:val="22"/>
          <w:szCs w:val="22"/>
        </w:rPr>
        <w:t>Flow cytometry and sorting</w:t>
      </w:r>
    </w:p>
    <w:p w14:paraId="0B5DD934" w14:textId="77777777" w:rsidR="004D0914" w:rsidRDefault="00330778" w:rsidP="00F064E4">
      <w:pPr>
        <w:jc w:val="both"/>
        <w:rPr>
          <w:ins w:id="1547" w:author="Piyush Nanda" w:date="2023-01-25T15:45:00Z"/>
          <w:rFonts w:ascii="Arial" w:hAnsi="Arial" w:cs="Arial"/>
          <w:sz w:val="22"/>
          <w:szCs w:val="22"/>
        </w:rPr>
      </w:pPr>
      <w:ins w:id="1548" w:author="Piyush Nanda" w:date="2023-01-25T15:12:00Z">
        <w:r>
          <w:rPr>
            <w:rFonts w:ascii="Arial" w:hAnsi="Arial" w:cs="Arial"/>
            <w:sz w:val="22"/>
            <w:szCs w:val="22"/>
          </w:rPr>
          <w:t>All flow cytometry experiments were performed in FACS LSR</w:t>
        </w:r>
      </w:ins>
      <w:ins w:id="1549" w:author="Piyush Nanda" w:date="2023-01-25T15:13:00Z">
        <w:r>
          <w:rPr>
            <w:rFonts w:ascii="Arial" w:hAnsi="Arial" w:cs="Arial"/>
            <w:sz w:val="22"/>
            <w:szCs w:val="22"/>
          </w:rPr>
          <w:t xml:space="preserve"> II. The photomultiplier tube (PMT) voltages for forward and side scatter were optimized for each experiment to </w:t>
        </w:r>
      </w:ins>
      <w:ins w:id="1550" w:author="Piyush Nanda" w:date="2023-01-25T15:14:00Z">
        <w:r>
          <w:rPr>
            <w:rFonts w:ascii="Arial" w:hAnsi="Arial" w:cs="Arial"/>
            <w:sz w:val="22"/>
            <w:szCs w:val="22"/>
          </w:rPr>
          <w:t>record maximum signal from the biggest clusters. The area sign</w:t>
        </w:r>
      </w:ins>
      <w:ins w:id="1551" w:author="Piyush Nanda" w:date="2023-01-25T15:15:00Z">
        <w:r>
          <w:rPr>
            <w:rFonts w:ascii="Arial" w:hAnsi="Arial" w:cs="Arial"/>
            <w:sz w:val="22"/>
            <w:szCs w:val="22"/>
          </w:rPr>
          <w:t>al from forward scatter (FSC-A) was used as a proxy for cluster size for preliminary measurements. The flow cytometry tubes were vigorously vortex</w:t>
        </w:r>
      </w:ins>
      <w:ins w:id="1552" w:author="Piyush Nanda" w:date="2023-01-25T15:16:00Z">
        <w:r>
          <w:rPr>
            <w:rFonts w:ascii="Arial" w:hAnsi="Arial" w:cs="Arial"/>
            <w:sz w:val="22"/>
            <w:szCs w:val="22"/>
          </w:rPr>
          <w:t>ed to obtain a uniform suspension of clusters</w:t>
        </w:r>
      </w:ins>
      <w:ins w:id="1553" w:author="Piyush Nanda" w:date="2023-01-25T15:44:00Z">
        <w:r w:rsidR="004D0914">
          <w:rPr>
            <w:rFonts w:ascii="Arial" w:hAnsi="Arial" w:cs="Arial"/>
            <w:sz w:val="22"/>
            <w:szCs w:val="22"/>
          </w:rPr>
          <w:t xml:space="preserve"> before loading the samples. </w:t>
        </w:r>
      </w:ins>
    </w:p>
    <w:p w14:paraId="7EC8392B" w14:textId="4BB9D226" w:rsidR="00330778" w:rsidRPr="00330778" w:rsidRDefault="004D0914" w:rsidP="00F064E4">
      <w:pPr>
        <w:jc w:val="both"/>
        <w:rPr>
          <w:rFonts w:ascii="Arial" w:hAnsi="Arial" w:cs="Arial"/>
          <w:sz w:val="22"/>
          <w:szCs w:val="22"/>
          <w:rPrChange w:id="1554" w:author="Piyush Nanda" w:date="2023-01-25T15:12:00Z">
            <w:rPr>
              <w:rFonts w:ascii="Arial" w:hAnsi="Arial" w:cs="Arial"/>
              <w:i/>
              <w:iCs/>
              <w:sz w:val="22"/>
              <w:szCs w:val="22"/>
            </w:rPr>
          </w:rPrChange>
        </w:rPr>
        <w:pPrChange w:id="1555" w:author="Piyush Nanda" w:date="2023-01-25T14:26:00Z">
          <w:pPr/>
        </w:pPrChange>
      </w:pPr>
      <w:ins w:id="1556" w:author="Piyush Nanda" w:date="2023-01-25T15:45:00Z">
        <w:r>
          <w:rPr>
            <w:rFonts w:ascii="Arial" w:hAnsi="Arial" w:cs="Arial"/>
            <w:sz w:val="22"/>
            <w:szCs w:val="22"/>
          </w:rPr>
          <w:lastRenderedPageBreak/>
          <w:t>FACS was performed on multicellular clusters using FACS Aria II using signal from FSC-A channel. The FSC-A distribution was segmented into 4 quarti</w:t>
        </w:r>
      </w:ins>
      <w:ins w:id="1557" w:author="Piyush Nanda" w:date="2023-01-25T15:46:00Z">
        <w:r>
          <w:rPr>
            <w:rFonts w:ascii="Arial" w:hAnsi="Arial" w:cs="Arial"/>
            <w:sz w:val="22"/>
            <w:szCs w:val="22"/>
          </w:rPr>
          <w:t>les and sorted into 4 different collection tubes at RT with prewarmed minimal media. The cluster</w:t>
        </w:r>
      </w:ins>
      <w:ins w:id="1558" w:author="Piyush Nanda" w:date="2023-01-25T15:47:00Z">
        <w:r>
          <w:rPr>
            <w:rFonts w:ascii="Arial" w:hAnsi="Arial" w:cs="Arial"/>
            <w:sz w:val="22"/>
            <w:szCs w:val="22"/>
          </w:rPr>
          <w:t xml:space="preserve"> fractions were grown in flasks at 30 deg C for 48 hours. The size distribution evolution over time was recorded every 12 hours using flow cytometry. </w:t>
        </w:r>
      </w:ins>
      <w:ins w:id="1559" w:author="Piyush Nanda" w:date="2023-01-25T15:16:00Z">
        <w:r w:rsidR="00330778">
          <w:rPr>
            <w:rFonts w:ascii="Arial" w:hAnsi="Arial" w:cs="Arial"/>
            <w:sz w:val="22"/>
            <w:szCs w:val="22"/>
          </w:rPr>
          <w:t xml:space="preserve">   </w:t>
        </w:r>
      </w:ins>
    </w:p>
    <w:p w14:paraId="62D64CE3" w14:textId="77777777" w:rsidR="00150E05" w:rsidRDefault="00150E05" w:rsidP="00F064E4">
      <w:pPr>
        <w:jc w:val="both"/>
        <w:rPr>
          <w:rFonts w:ascii="Arial" w:hAnsi="Arial" w:cs="Arial"/>
          <w:i/>
          <w:iCs/>
          <w:sz w:val="22"/>
          <w:szCs w:val="22"/>
        </w:rPr>
        <w:pPrChange w:id="1560" w:author="Piyush Nanda" w:date="2023-01-25T14:26:00Z">
          <w:pPr/>
        </w:pPrChange>
      </w:pPr>
    </w:p>
    <w:p w14:paraId="09D22876" w14:textId="1DB4AC9E" w:rsidR="00150E05" w:rsidDel="004D0914" w:rsidRDefault="00150E05" w:rsidP="00F064E4">
      <w:pPr>
        <w:jc w:val="both"/>
        <w:rPr>
          <w:del w:id="1561" w:author="Piyush Nanda" w:date="2023-01-25T15:48:00Z"/>
          <w:rFonts w:ascii="Arial" w:hAnsi="Arial" w:cs="Arial"/>
          <w:i/>
          <w:iCs/>
          <w:sz w:val="22"/>
          <w:szCs w:val="22"/>
        </w:rPr>
      </w:pPr>
      <w:r>
        <w:rPr>
          <w:rFonts w:ascii="Arial" w:hAnsi="Arial" w:cs="Arial"/>
          <w:i/>
          <w:iCs/>
          <w:sz w:val="22"/>
          <w:szCs w:val="22"/>
        </w:rPr>
        <w:t>ß-estradiol titration</w:t>
      </w:r>
      <w:del w:id="1562" w:author="Piyush Nanda" w:date="2023-01-25T15:48:00Z">
        <w:r w:rsidDel="004D0914">
          <w:rPr>
            <w:rFonts w:ascii="Arial" w:hAnsi="Arial" w:cs="Arial"/>
            <w:i/>
            <w:iCs/>
            <w:sz w:val="22"/>
            <w:szCs w:val="22"/>
          </w:rPr>
          <w:delText xml:space="preserve"> for BUD4, CTS1</w:delText>
        </w:r>
      </w:del>
    </w:p>
    <w:p w14:paraId="374EE15F" w14:textId="6828C749" w:rsidR="004D0914" w:rsidRDefault="004D0914" w:rsidP="00F064E4">
      <w:pPr>
        <w:jc w:val="both"/>
        <w:rPr>
          <w:ins w:id="1563" w:author="Piyush Nanda" w:date="2023-01-25T15:48:00Z"/>
          <w:rFonts w:ascii="Arial" w:hAnsi="Arial" w:cs="Arial"/>
          <w:i/>
          <w:iCs/>
          <w:sz w:val="22"/>
          <w:szCs w:val="22"/>
        </w:rPr>
      </w:pPr>
    </w:p>
    <w:p w14:paraId="7F722A2F" w14:textId="10F22D92" w:rsidR="004D0914" w:rsidRPr="00EF6E6B" w:rsidRDefault="00EF6E6B" w:rsidP="00F064E4">
      <w:pPr>
        <w:jc w:val="both"/>
        <w:rPr>
          <w:ins w:id="1564" w:author="Piyush Nanda" w:date="2023-01-25T15:48:00Z"/>
          <w:rFonts w:ascii="Arial" w:hAnsi="Arial" w:cs="Arial"/>
          <w:sz w:val="22"/>
          <w:szCs w:val="22"/>
          <w:rPrChange w:id="1565" w:author="Piyush Nanda" w:date="2023-01-25T15:49:00Z">
            <w:rPr>
              <w:ins w:id="1566" w:author="Piyush Nanda" w:date="2023-01-25T15:48:00Z"/>
              <w:rFonts w:ascii="Arial" w:hAnsi="Arial" w:cs="Arial"/>
              <w:i/>
              <w:iCs/>
              <w:sz w:val="22"/>
              <w:szCs w:val="22"/>
            </w:rPr>
          </w:rPrChange>
        </w:rPr>
      </w:pPr>
      <w:ins w:id="1567" w:author="Piyush Nanda" w:date="2023-01-25T15:48:00Z">
        <w:r>
          <w:rPr>
            <w:rFonts w:ascii="Arial" w:hAnsi="Arial" w:cs="Arial"/>
            <w:sz w:val="22"/>
            <w:szCs w:val="22"/>
          </w:rPr>
          <w:t>Strains were grown overnight in minimal media without beta-estradiol. They were sub-cultured next day into minimal m</w:t>
        </w:r>
      </w:ins>
      <w:ins w:id="1568" w:author="Piyush Nanda" w:date="2023-01-25T15:49:00Z">
        <w:r>
          <w:rPr>
            <w:rFonts w:ascii="Arial" w:hAnsi="Arial" w:cs="Arial"/>
            <w:sz w:val="22"/>
            <w:szCs w:val="22"/>
          </w:rPr>
          <w:t>edia with desired beta-estradiol concentrations. Beta-estradiol stocks were prepared in 100% ethanol and stored at -20</w:t>
        </w:r>
        <w:r>
          <w:rPr>
            <w:rFonts w:ascii="Arial" w:hAnsi="Arial" w:cs="Arial"/>
            <w:sz w:val="22"/>
            <w:szCs w:val="22"/>
            <w:vertAlign w:val="superscript"/>
          </w:rPr>
          <w:t>0</w:t>
        </w:r>
        <w:r>
          <w:rPr>
            <w:rFonts w:ascii="Arial" w:hAnsi="Arial" w:cs="Arial"/>
            <w:sz w:val="22"/>
            <w:szCs w:val="22"/>
          </w:rPr>
          <w:t>C. The stock was diluted to desired concentrations i</w:t>
        </w:r>
      </w:ins>
      <w:ins w:id="1569" w:author="Piyush Nanda" w:date="2023-01-25T15:50:00Z">
        <w:r>
          <w:rPr>
            <w:rFonts w:ascii="Arial" w:hAnsi="Arial" w:cs="Arial"/>
            <w:sz w:val="22"/>
            <w:szCs w:val="22"/>
          </w:rPr>
          <w:t>n minimal media. All measurements were performed after overnight growth (at least 10 generations) in presence of inducer. The dynamic range of inducer concentrations was estimated by pe</w:t>
        </w:r>
      </w:ins>
      <w:ins w:id="1570" w:author="Piyush Nanda" w:date="2023-01-25T15:51:00Z">
        <w:r>
          <w:rPr>
            <w:rFonts w:ascii="Arial" w:hAnsi="Arial" w:cs="Arial"/>
            <w:sz w:val="22"/>
            <w:szCs w:val="22"/>
          </w:rPr>
          <w:t xml:space="preserve">rforming a log-scale dose-response curve with the output as cluster size distribution. </w:t>
        </w:r>
      </w:ins>
    </w:p>
    <w:p w14:paraId="6CD3B327" w14:textId="5B8A55B1" w:rsidR="00150E05" w:rsidDel="00EF6E6B" w:rsidRDefault="00150E05" w:rsidP="00F064E4">
      <w:pPr>
        <w:jc w:val="both"/>
        <w:rPr>
          <w:del w:id="1571" w:author="Piyush Nanda" w:date="2023-01-25T15:53:00Z"/>
          <w:rFonts w:ascii="Arial" w:hAnsi="Arial" w:cs="Arial"/>
          <w:i/>
          <w:iCs/>
          <w:sz w:val="22"/>
          <w:szCs w:val="22"/>
        </w:rPr>
      </w:pPr>
    </w:p>
    <w:p w14:paraId="07A9EDF4" w14:textId="3E36FA25" w:rsidR="00150E05" w:rsidDel="00EF6E6B" w:rsidRDefault="00150E05" w:rsidP="00F064E4">
      <w:pPr>
        <w:jc w:val="both"/>
        <w:rPr>
          <w:del w:id="1572" w:author="Piyush Nanda" w:date="2023-01-25T15:53:00Z"/>
          <w:rFonts w:ascii="Arial" w:hAnsi="Arial" w:cs="Arial"/>
          <w:i/>
          <w:iCs/>
          <w:sz w:val="22"/>
          <w:szCs w:val="22"/>
        </w:rPr>
      </w:pPr>
      <w:del w:id="1573" w:author="Piyush Nanda" w:date="2023-01-25T15:53:00Z">
        <w:r w:rsidDel="00EF6E6B">
          <w:rPr>
            <w:rFonts w:ascii="Arial" w:hAnsi="Arial" w:cs="Arial"/>
            <w:i/>
            <w:iCs/>
            <w:sz w:val="22"/>
            <w:szCs w:val="22"/>
          </w:rPr>
          <w:delText>Cell division rate manipulation</w:delText>
        </w:r>
      </w:del>
    </w:p>
    <w:p w14:paraId="68DDDEC5" w14:textId="22B81E82" w:rsidR="00150E05" w:rsidRDefault="00150E05" w:rsidP="00F064E4">
      <w:pPr>
        <w:jc w:val="both"/>
        <w:rPr>
          <w:rFonts w:ascii="Arial" w:hAnsi="Arial" w:cs="Arial"/>
          <w:i/>
          <w:iCs/>
          <w:sz w:val="22"/>
          <w:szCs w:val="22"/>
        </w:rPr>
      </w:pPr>
    </w:p>
    <w:p w14:paraId="565FC537" w14:textId="5F9A071C" w:rsidR="00150E05" w:rsidRDefault="00150E05" w:rsidP="00F064E4">
      <w:pPr>
        <w:jc w:val="both"/>
        <w:rPr>
          <w:ins w:id="1574" w:author="Piyush Nanda" w:date="2023-01-25T15:53:00Z"/>
          <w:rFonts w:ascii="Arial" w:hAnsi="Arial" w:cs="Arial"/>
          <w:i/>
          <w:iCs/>
          <w:sz w:val="22"/>
          <w:szCs w:val="22"/>
        </w:rPr>
      </w:pPr>
      <w:r>
        <w:rPr>
          <w:rFonts w:ascii="Arial" w:hAnsi="Arial" w:cs="Arial"/>
          <w:i/>
          <w:iCs/>
          <w:sz w:val="22"/>
          <w:szCs w:val="22"/>
        </w:rPr>
        <w:t>ß-estradiol Cre induction</w:t>
      </w:r>
      <w:ins w:id="1575" w:author="Piyush Nanda" w:date="2023-01-25T15:53:00Z">
        <w:r w:rsidR="00EF6E6B">
          <w:rPr>
            <w:rFonts w:ascii="Arial" w:hAnsi="Arial" w:cs="Arial"/>
            <w:i/>
            <w:iCs/>
            <w:sz w:val="22"/>
            <w:szCs w:val="22"/>
          </w:rPr>
          <w:t xml:space="preserve"> and differentiation</w:t>
        </w:r>
      </w:ins>
    </w:p>
    <w:p w14:paraId="330FB163" w14:textId="5C90AC7A" w:rsidR="00EF6E6B" w:rsidRPr="00EF6E6B" w:rsidRDefault="00EF6E6B" w:rsidP="00F064E4">
      <w:pPr>
        <w:jc w:val="both"/>
        <w:rPr>
          <w:ins w:id="1576" w:author="Piyush Nanda" w:date="2023-01-25T15:53:00Z"/>
          <w:rFonts w:ascii="Arial" w:hAnsi="Arial" w:cs="Arial"/>
          <w:sz w:val="22"/>
          <w:szCs w:val="22"/>
          <w:rPrChange w:id="1577" w:author="Piyush Nanda" w:date="2023-01-25T15:53:00Z">
            <w:rPr>
              <w:ins w:id="1578" w:author="Piyush Nanda" w:date="2023-01-25T15:53:00Z"/>
              <w:rFonts w:ascii="Arial" w:hAnsi="Arial" w:cs="Arial"/>
              <w:i/>
              <w:iCs/>
              <w:sz w:val="22"/>
              <w:szCs w:val="22"/>
            </w:rPr>
          </w:rPrChange>
        </w:rPr>
      </w:pPr>
      <w:ins w:id="1579" w:author="Piyush Nanda" w:date="2023-01-25T15:57:00Z">
        <w:r>
          <w:rPr>
            <w:rFonts w:ascii="Arial" w:hAnsi="Arial" w:cs="Arial"/>
            <w:sz w:val="22"/>
            <w:szCs w:val="22"/>
          </w:rPr>
          <w:t>Strains were freshly streaked out from -70</w:t>
        </w:r>
        <w:r>
          <w:rPr>
            <w:rFonts w:ascii="Arial" w:hAnsi="Arial" w:cs="Arial"/>
            <w:sz w:val="22"/>
            <w:szCs w:val="22"/>
            <w:vertAlign w:val="superscript"/>
          </w:rPr>
          <w:t>0</w:t>
        </w:r>
        <w:r>
          <w:rPr>
            <w:rFonts w:ascii="Arial" w:hAnsi="Arial" w:cs="Arial"/>
            <w:sz w:val="22"/>
            <w:szCs w:val="22"/>
          </w:rPr>
          <w:t>C glycerol stock. Single colonies were picked and</w:t>
        </w:r>
      </w:ins>
      <w:ins w:id="1580" w:author="Piyush Nanda" w:date="2023-01-25T15:58:00Z">
        <w:r>
          <w:rPr>
            <w:rFonts w:ascii="Arial" w:hAnsi="Arial" w:cs="Arial"/>
            <w:sz w:val="22"/>
            <w:szCs w:val="22"/>
          </w:rPr>
          <w:t xml:space="preserve"> checked for </w:t>
        </w:r>
        <w:r w:rsidR="00753644">
          <w:rPr>
            <w:rFonts w:ascii="Arial" w:hAnsi="Arial" w:cs="Arial"/>
            <w:sz w:val="22"/>
            <w:szCs w:val="22"/>
          </w:rPr>
          <w:t xml:space="preserve">spontaneous Cre recombination events. </w:t>
        </w:r>
      </w:ins>
      <w:ins w:id="1581" w:author="Piyush Nanda" w:date="2023-01-25T15:59:00Z">
        <w:r w:rsidR="00753644">
          <w:rPr>
            <w:rFonts w:ascii="Arial" w:hAnsi="Arial" w:cs="Arial"/>
            <w:sz w:val="22"/>
            <w:szCs w:val="22"/>
          </w:rPr>
          <w:t>Colonies with pure germline state</w:t>
        </w:r>
      </w:ins>
      <w:ins w:id="1582" w:author="Piyush Nanda" w:date="2023-01-25T15:53:00Z">
        <w:r>
          <w:rPr>
            <w:rFonts w:ascii="Arial" w:hAnsi="Arial" w:cs="Arial"/>
            <w:sz w:val="22"/>
            <w:szCs w:val="22"/>
          </w:rPr>
          <w:t xml:space="preserve"> were grown in complete synthetic media (prepared from 10X </w:t>
        </w:r>
      </w:ins>
      <w:ins w:id="1583" w:author="Piyush Nanda" w:date="2023-01-25T15:54:00Z">
        <w:r>
          <w:rPr>
            <w:rFonts w:ascii="Arial" w:hAnsi="Arial" w:cs="Arial"/>
            <w:sz w:val="22"/>
            <w:szCs w:val="22"/>
          </w:rPr>
          <w:t xml:space="preserve">stocks of constituents) overnight and diluted </w:t>
        </w:r>
      </w:ins>
      <w:ins w:id="1584" w:author="Piyush Nanda" w:date="2023-01-25T15:55:00Z">
        <w:r>
          <w:rPr>
            <w:rFonts w:ascii="Arial" w:hAnsi="Arial" w:cs="Arial"/>
            <w:sz w:val="22"/>
            <w:szCs w:val="22"/>
          </w:rPr>
          <w:t>100-fold</w:t>
        </w:r>
      </w:ins>
      <w:ins w:id="1585" w:author="Piyush Nanda" w:date="2023-01-25T15:54:00Z">
        <w:r>
          <w:rPr>
            <w:rFonts w:ascii="Arial" w:hAnsi="Arial" w:cs="Arial"/>
            <w:sz w:val="22"/>
            <w:szCs w:val="22"/>
          </w:rPr>
          <w:t xml:space="preserve"> into fresh media supplemented with desired concentrations of beta-estradiol (inducing Cre recombinase expression) and cyclohe</w:t>
        </w:r>
      </w:ins>
      <w:ins w:id="1586" w:author="Piyush Nanda" w:date="2023-01-25T15:55:00Z">
        <w:r>
          <w:rPr>
            <w:rFonts w:ascii="Arial" w:hAnsi="Arial" w:cs="Arial"/>
            <w:sz w:val="22"/>
            <w:szCs w:val="22"/>
          </w:rPr>
          <w:t xml:space="preserve">ximide. </w:t>
        </w:r>
      </w:ins>
      <w:ins w:id="1587" w:author="Piyush Nanda" w:date="2023-01-25T19:34:00Z">
        <w:r w:rsidR="0056068D">
          <w:rPr>
            <w:rFonts w:ascii="Arial" w:hAnsi="Arial" w:cs="Arial"/>
            <w:sz w:val="22"/>
            <w:szCs w:val="22"/>
          </w:rPr>
          <w:t>Cyc</w:t>
        </w:r>
      </w:ins>
      <w:ins w:id="1588" w:author="Piyush Nanda" w:date="2023-01-25T19:35:00Z">
        <w:r w:rsidR="0056068D">
          <w:rPr>
            <w:rFonts w:ascii="Arial" w:hAnsi="Arial" w:cs="Arial"/>
            <w:sz w:val="22"/>
            <w:szCs w:val="22"/>
          </w:rPr>
          <w:t>loheximide stocks were made in 100% ethanol and stored at -20</w:t>
        </w:r>
        <w:r w:rsidR="0056068D">
          <w:rPr>
            <w:rFonts w:ascii="Arial" w:hAnsi="Arial" w:cs="Arial"/>
            <w:sz w:val="22"/>
            <w:szCs w:val="22"/>
            <w:vertAlign w:val="superscript"/>
          </w:rPr>
          <w:t>0</w:t>
        </w:r>
        <w:r w:rsidR="0056068D">
          <w:rPr>
            <w:rFonts w:ascii="Arial" w:hAnsi="Arial" w:cs="Arial"/>
            <w:sz w:val="22"/>
            <w:szCs w:val="22"/>
          </w:rPr>
          <w:t xml:space="preserve">C. </w:t>
        </w:r>
      </w:ins>
      <w:ins w:id="1589" w:author="Piyush Nanda" w:date="2023-01-25T15:55:00Z">
        <w:r>
          <w:rPr>
            <w:rFonts w:ascii="Arial" w:hAnsi="Arial" w:cs="Arial"/>
            <w:sz w:val="22"/>
            <w:szCs w:val="22"/>
          </w:rPr>
          <w:t>The strains were grown for at least 14 generations (two transfers)</w:t>
        </w:r>
      </w:ins>
      <w:ins w:id="1590" w:author="Piyush Nanda" w:date="2023-01-25T15:56:00Z">
        <w:r>
          <w:rPr>
            <w:rFonts w:ascii="Arial" w:hAnsi="Arial" w:cs="Arial"/>
            <w:sz w:val="22"/>
            <w:szCs w:val="22"/>
          </w:rPr>
          <w:t xml:space="preserve"> to allow clusters to reach steady state fraction and size. Differentiation was confirmed by microscopy and flow cytometry. </w:t>
        </w:r>
      </w:ins>
    </w:p>
    <w:p w14:paraId="25D67AF5" w14:textId="44C6AC43" w:rsidR="00EF6E6B" w:rsidDel="00C33AB4" w:rsidRDefault="00EF6E6B" w:rsidP="00F064E4">
      <w:pPr>
        <w:jc w:val="both"/>
        <w:rPr>
          <w:del w:id="1591" w:author="Piyush Nanda" w:date="2023-01-25T15:59:00Z"/>
          <w:rFonts w:ascii="Arial" w:hAnsi="Arial" w:cs="Arial"/>
          <w:sz w:val="22"/>
          <w:szCs w:val="22"/>
        </w:rPr>
      </w:pPr>
    </w:p>
    <w:p w14:paraId="14CB7011" w14:textId="78505245" w:rsidR="00C33AB4" w:rsidRDefault="00C33AB4" w:rsidP="00F064E4">
      <w:pPr>
        <w:jc w:val="both"/>
        <w:rPr>
          <w:ins w:id="1592" w:author="Piyush Nanda" w:date="2023-01-25T16:00:00Z"/>
          <w:rFonts w:ascii="Arial" w:hAnsi="Arial" w:cs="Arial"/>
          <w:sz w:val="22"/>
          <w:szCs w:val="22"/>
        </w:rPr>
      </w:pPr>
    </w:p>
    <w:p w14:paraId="3C71138F" w14:textId="65C8E862" w:rsidR="00C33AB4" w:rsidRPr="00EF6E6B" w:rsidRDefault="00C33AB4" w:rsidP="00F064E4">
      <w:pPr>
        <w:jc w:val="both"/>
        <w:rPr>
          <w:ins w:id="1593" w:author="Piyush Nanda" w:date="2023-01-25T16:00:00Z"/>
          <w:rFonts w:ascii="Arial" w:hAnsi="Arial" w:cs="Arial"/>
          <w:sz w:val="22"/>
          <w:szCs w:val="22"/>
          <w:rPrChange w:id="1594" w:author="Piyush Nanda" w:date="2023-01-25T15:53:00Z">
            <w:rPr>
              <w:ins w:id="1595" w:author="Piyush Nanda" w:date="2023-01-25T16:00:00Z"/>
              <w:rFonts w:ascii="Arial" w:hAnsi="Arial" w:cs="Arial"/>
              <w:i/>
              <w:iCs/>
              <w:sz w:val="22"/>
              <w:szCs w:val="22"/>
            </w:rPr>
          </w:rPrChange>
        </w:rPr>
      </w:pPr>
      <w:ins w:id="1596" w:author="Piyush Nanda" w:date="2023-01-25T16:00:00Z">
        <w:r>
          <w:rPr>
            <w:rFonts w:ascii="Arial" w:hAnsi="Arial" w:cs="Arial"/>
            <w:sz w:val="22"/>
            <w:szCs w:val="22"/>
          </w:rPr>
          <w:t>Ratio of cell types in individual clusters were determined using a modified version of method described in Figure 2.</w:t>
        </w:r>
      </w:ins>
      <w:ins w:id="1597" w:author="Piyush Nanda" w:date="2023-01-25T16:01:00Z">
        <w:r>
          <w:rPr>
            <w:rFonts w:ascii="Arial" w:hAnsi="Arial" w:cs="Arial"/>
            <w:sz w:val="22"/>
            <w:szCs w:val="22"/>
          </w:rPr>
          <w:t xml:space="preserve"> Instead of calcofluor white, a constitutively expressed CFP present in both germline and somatic was used as segmentation marker. </w:t>
        </w:r>
      </w:ins>
      <w:ins w:id="1598" w:author="Piyush Nanda" w:date="2023-01-25T16:02:00Z">
        <w:r>
          <w:rPr>
            <w:rFonts w:ascii="Arial" w:hAnsi="Arial" w:cs="Arial"/>
            <w:sz w:val="22"/>
            <w:szCs w:val="22"/>
          </w:rPr>
          <w:t xml:space="preserve">Number of cells of a given cell-type was estimated by pipeline described in the quantification and analysis section. </w:t>
        </w:r>
      </w:ins>
    </w:p>
    <w:p w14:paraId="543680F7" w14:textId="77777777" w:rsidR="00693217" w:rsidRDefault="00693217" w:rsidP="00F064E4">
      <w:pPr>
        <w:jc w:val="both"/>
        <w:rPr>
          <w:rFonts w:ascii="Arial" w:hAnsi="Arial" w:cs="Arial"/>
          <w:sz w:val="22"/>
          <w:szCs w:val="22"/>
        </w:rPr>
        <w:pPrChange w:id="1599" w:author="Piyush Nanda" w:date="2023-01-25T14:26:00Z">
          <w:pPr/>
        </w:pPrChange>
      </w:pPr>
    </w:p>
    <w:p w14:paraId="4B70A15C" w14:textId="348EAE12" w:rsidR="00282866" w:rsidRDefault="00282866" w:rsidP="00F064E4">
      <w:pPr>
        <w:jc w:val="both"/>
        <w:rPr>
          <w:ins w:id="1600" w:author="Piyush Nanda" w:date="2023-01-25T19:24:00Z"/>
          <w:rFonts w:ascii="Arial" w:hAnsi="Arial" w:cs="Arial"/>
          <w:b/>
          <w:bCs/>
          <w:sz w:val="22"/>
          <w:szCs w:val="22"/>
        </w:rPr>
      </w:pPr>
      <w:r w:rsidRPr="00C33AB4">
        <w:rPr>
          <w:rFonts w:ascii="Arial" w:hAnsi="Arial" w:cs="Arial"/>
          <w:b/>
          <w:bCs/>
          <w:sz w:val="22"/>
          <w:szCs w:val="22"/>
          <w:rPrChange w:id="1601" w:author="Piyush Nanda" w:date="2023-01-25T16:02:00Z">
            <w:rPr>
              <w:rFonts w:ascii="Arial" w:hAnsi="Arial" w:cs="Arial"/>
              <w:sz w:val="22"/>
              <w:szCs w:val="22"/>
            </w:rPr>
          </w:rPrChange>
        </w:rPr>
        <w:t>Quantification and statistical analysis</w:t>
      </w:r>
      <w:del w:id="1602" w:author="Piyush Nanda" w:date="2023-01-25T16:02:00Z">
        <w:r w:rsidRPr="00C33AB4" w:rsidDel="00C33AB4">
          <w:rPr>
            <w:rFonts w:ascii="Arial" w:hAnsi="Arial" w:cs="Arial"/>
            <w:b/>
            <w:bCs/>
            <w:sz w:val="22"/>
            <w:szCs w:val="22"/>
            <w:rPrChange w:id="1603" w:author="Piyush Nanda" w:date="2023-01-25T16:02:00Z">
              <w:rPr>
                <w:rFonts w:ascii="Arial" w:hAnsi="Arial" w:cs="Arial"/>
                <w:sz w:val="22"/>
                <w:szCs w:val="22"/>
              </w:rPr>
            </w:rPrChange>
          </w:rPr>
          <w:delText>:</w:delText>
        </w:r>
      </w:del>
    </w:p>
    <w:p w14:paraId="60B8BC15" w14:textId="190E2264" w:rsidR="00756B57" w:rsidRDefault="00756B57" w:rsidP="00F064E4">
      <w:pPr>
        <w:jc w:val="both"/>
        <w:rPr>
          <w:ins w:id="1604" w:author="Piyush Nanda" w:date="2023-01-25T19:24:00Z"/>
          <w:rFonts w:ascii="Arial" w:hAnsi="Arial" w:cs="Arial"/>
          <w:b/>
          <w:bCs/>
          <w:sz w:val="22"/>
          <w:szCs w:val="22"/>
        </w:rPr>
      </w:pPr>
    </w:p>
    <w:p w14:paraId="4E4A1797" w14:textId="2FC8791E" w:rsidR="00756B57" w:rsidRDefault="00756B57" w:rsidP="00F064E4">
      <w:pPr>
        <w:jc w:val="both"/>
        <w:rPr>
          <w:ins w:id="1605" w:author="Piyush Nanda" w:date="2023-01-25T19:36:00Z"/>
          <w:rFonts w:ascii="Arial" w:hAnsi="Arial" w:cs="Arial"/>
          <w:i/>
          <w:iCs/>
          <w:sz w:val="22"/>
          <w:szCs w:val="22"/>
        </w:rPr>
      </w:pPr>
      <w:ins w:id="1606" w:author="Piyush Nanda" w:date="2023-01-25T19:25:00Z">
        <w:r>
          <w:rPr>
            <w:rFonts w:ascii="Arial" w:hAnsi="Arial" w:cs="Arial"/>
            <w:i/>
            <w:iCs/>
            <w:sz w:val="22"/>
            <w:szCs w:val="22"/>
          </w:rPr>
          <w:t>Dynamic Network Simulations and Analysis</w:t>
        </w:r>
      </w:ins>
    </w:p>
    <w:p w14:paraId="38DB47AB" w14:textId="493F743C" w:rsidR="00A73436" w:rsidRPr="00A73436" w:rsidRDefault="00A73436" w:rsidP="00F064E4">
      <w:pPr>
        <w:jc w:val="both"/>
        <w:rPr>
          <w:ins w:id="1607" w:author="Piyush Nanda" w:date="2023-01-25T19:25:00Z"/>
          <w:rFonts w:ascii="Arial" w:hAnsi="Arial" w:cs="Arial"/>
          <w:sz w:val="22"/>
          <w:szCs w:val="22"/>
          <w:rPrChange w:id="1608" w:author="Piyush Nanda" w:date="2023-01-25T19:36:00Z">
            <w:rPr>
              <w:ins w:id="1609" w:author="Piyush Nanda" w:date="2023-01-25T19:25:00Z"/>
              <w:rFonts w:ascii="Arial" w:hAnsi="Arial" w:cs="Arial"/>
              <w:i/>
              <w:iCs/>
              <w:sz w:val="22"/>
              <w:szCs w:val="22"/>
            </w:rPr>
          </w:rPrChange>
        </w:rPr>
      </w:pPr>
      <w:ins w:id="1610" w:author="Piyush Nanda" w:date="2023-01-25T19:36:00Z">
        <w:r>
          <w:rPr>
            <w:rFonts w:ascii="Arial" w:hAnsi="Arial" w:cs="Arial"/>
            <w:sz w:val="22"/>
            <w:szCs w:val="22"/>
          </w:rPr>
          <w:t>Custom scripts were written in Python to perform dynamic networ</w:t>
        </w:r>
      </w:ins>
      <w:ins w:id="1611" w:author="Piyush Nanda" w:date="2023-01-25T19:37:00Z">
        <w:r>
          <w:rPr>
            <w:rFonts w:ascii="Arial" w:hAnsi="Arial" w:cs="Arial"/>
            <w:sz w:val="22"/>
            <w:szCs w:val="22"/>
          </w:rPr>
          <w:t>k simulations</w:t>
        </w:r>
      </w:ins>
      <w:ins w:id="1612" w:author="Piyush Nanda" w:date="2023-01-25T19:44:00Z">
        <w:r>
          <w:rPr>
            <w:rFonts w:ascii="Arial" w:hAnsi="Arial" w:cs="Arial"/>
            <w:sz w:val="22"/>
            <w:szCs w:val="22"/>
          </w:rPr>
          <w:t xml:space="preserve"> using NetworkX library</w:t>
        </w:r>
      </w:ins>
      <w:ins w:id="1613" w:author="Piyush Nanda" w:date="2023-01-25T19:37:00Z">
        <w:r>
          <w:rPr>
            <w:rFonts w:ascii="Arial" w:hAnsi="Arial" w:cs="Arial"/>
            <w:sz w:val="22"/>
            <w:szCs w:val="22"/>
          </w:rPr>
          <w:t>. Briefly, a</w:t>
        </w:r>
      </w:ins>
      <w:ins w:id="1614" w:author="Piyush Nanda" w:date="2023-01-25T19:38:00Z">
        <w:r>
          <w:rPr>
            <w:rFonts w:ascii="Arial" w:hAnsi="Arial" w:cs="Arial"/>
            <w:sz w:val="22"/>
            <w:szCs w:val="22"/>
          </w:rPr>
          <w:t xml:space="preserve"> recursive program was run in which nodes (cells) were added every division time to extant nodes. Cell properties were encoded in node attributes </w:t>
        </w:r>
      </w:ins>
      <w:ins w:id="1615" w:author="Piyush Nanda" w:date="2023-01-25T19:39:00Z">
        <w:r>
          <w:rPr>
            <w:rFonts w:ascii="Arial" w:hAnsi="Arial" w:cs="Arial"/>
            <w:sz w:val="22"/>
            <w:szCs w:val="22"/>
          </w:rPr>
          <w:t xml:space="preserve">and link properties were encoded in edge attributes. A function was used to update the attribute based on a trigger event: </w:t>
        </w:r>
        <w:proofErr w:type="spellStart"/>
        <w:r>
          <w:rPr>
            <w:rFonts w:ascii="Arial" w:hAnsi="Arial" w:cs="Arial"/>
            <w:sz w:val="22"/>
            <w:szCs w:val="22"/>
          </w:rPr>
          <w:t>i</w:t>
        </w:r>
        <w:proofErr w:type="spellEnd"/>
        <w:r>
          <w:rPr>
            <w:rFonts w:ascii="Arial" w:hAnsi="Arial" w:cs="Arial"/>
            <w:sz w:val="22"/>
            <w:szCs w:val="22"/>
          </w:rPr>
          <w:t xml:space="preserve">) whether a kissing number was reached ii) the </w:t>
        </w:r>
      </w:ins>
      <w:ins w:id="1616" w:author="Piyush Nanda" w:date="2023-01-25T19:40:00Z">
        <w:r>
          <w:rPr>
            <w:rFonts w:ascii="Arial" w:hAnsi="Arial" w:cs="Arial"/>
            <w:sz w:val="22"/>
            <w:szCs w:val="22"/>
          </w:rPr>
          <w:t xml:space="preserve">links reached a point of breaking. The network growth is initiated from a single cell but continues till 10 generations. </w:t>
        </w:r>
      </w:ins>
      <w:ins w:id="1617" w:author="Piyush Nanda" w:date="2023-01-25T19:41:00Z">
        <w:r>
          <w:rPr>
            <w:rFonts w:ascii="Arial" w:hAnsi="Arial" w:cs="Arial"/>
            <w:sz w:val="22"/>
            <w:szCs w:val="22"/>
          </w:rPr>
          <w:t xml:space="preserve">Disconnected modules in the network </w:t>
        </w:r>
      </w:ins>
      <w:ins w:id="1618" w:author="Piyush Nanda" w:date="2023-01-25T19:42:00Z">
        <w:r>
          <w:rPr>
            <w:rFonts w:ascii="Arial" w:hAnsi="Arial" w:cs="Arial"/>
            <w:sz w:val="22"/>
            <w:szCs w:val="22"/>
          </w:rPr>
          <w:t>were</w:t>
        </w:r>
      </w:ins>
      <w:ins w:id="1619" w:author="Piyush Nanda" w:date="2023-01-25T19:41:00Z">
        <w:r>
          <w:rPr>
            <w:rFonts w:ascii="Arial" w:hAnsi="Arial" w:cs="Arial"/>
            <w:sz w:val="22"/>
            <w:szCs w:val="22"/>
          </w:rPr>
          <w:t xml:space="preserve"> determined by finding set of nodes which don’t have </w:t>
        </w:r>
      </w:ins>
      <w:ins w:id="1620" w:author="Piyush Nanda" w:date="2023-01-25T19:42:00Z">
        <w:r>
          <w:rPr>
            <w:rFonts w:ascii="Arial" w:hAnsi="Arial" w:cs="Arial"/>
            <w:sz w:val="22"/>
            <w:szCs w:val="22"/>
          </w:rPr>
          <w:t>connections with outside nodes. A disconnected module was identified as a cluster and number of cells was determined. Every simulation was performed for mult</w:t>
        </w:r>
      </w:ins>
      <w:ins w:id="1621" w:author="Piyush Nanda" w:date="2023-01-25T19:43:00Z">
        <w:r>
          <w:rPr>
            <w:rFonts w:ascii="Arial" w:hAnsi="Arial" w:cs="Arial"/>
            <w:sz w:val="22"/>
            <w:szCs w:val="22"/>
          </w:rPr>
          <w:t>iple random number seeds. Same random number seed was used for comparing effects of two different parameter sets</w:t>
        </w:r>
      </w:ins>
      <w:ins w:id="1622" w:author="Piyush Nanda" w:date="2023-01-25T19:44:00Z">
        <w:r>
          <w:rPr>
            <w:rFonts w:ascii="Arial" w:hAnsi="Arial" w:cs="Arial"/>
            <w:sz w:val="22"/>
            <w:szCs w:val="22"/>
          </w:rPr>
          <w:t xml:space="preserve"> on network properties.  </w:t>
        </w:r>
      </w:ins>
    </w:p>
    <w:p w14:paraId="0FDF10C2" w14:textId="77777777" w:rsidR="00756B57" w:rsidRPr="00756B57" w:rsidDel="00A73436" w:rsidRDefault="00756B57" w:rsidP="00F064E4">
      <w:pPr>
        <w:jc w:val="both"/>
        <w:rPr>
          <w:del w:id="1623" w:author="Piyush Nanda" w:date="2023-01-25T19:44:00Z"/>
          <w:rFonts w:ascii="Arial" w:hAnsi="Arial" w:cs="Arial"/>
          <w:i/>
          <w:iCs/>
          <w:sz w:val="22"/>
          <w:szCs w:val="22"/>
          <w:rPrChange w:id="1624" w:author="Piyush Nanda" w:date="2023-01-25T19:25:00Z">
            <w:rPr>
              <w:del w:id="1625" w:author="Piyush Nanda" w:date="2023-01-25T19:44:00Z"/>
              <w:rFonts w:ascii="Arial" w:hAnsi="Arial" w:cs="Arial"/>
              <w:sz w:val="22"/>
              <w:szCs w:val="22"/>
            </w:rPr>
          </w:rPrChange>
        </w:rPr>
        <w:pPrChange w:id="1626" w:author="Piyush Nanda" w:date="2023-01-25T14:26:00Z">
          <w:pPr/>
        </w:pPrChange>
      </w:pPr>
    </w:p>
    <w:p w14:paraId="0384FBFC" w14:textId="51FFC92B" w:rsidR="00282866" w:rsidRDefault="00282866" w:rsidP="00F064E4">
      <w:pPr>
        <w:jc w:val="both"/>
        <w:rPr>
          <w:rFonts w:ascii="Arial" w:hAnsi="Arial" w:cs="Arial"/>
          <w:sz w:val="22"/>
          <w:szCs w:val="22"/>
        </w:rPr>
        <w:pPrChange w:id="1627" w:author="Piyush Nanda" w:date="2023-01-25T14:26:00Z">
          <w:pPr/>
        </w:pPrChange>
      </w:pPr>
    </w:p>
    <w:p w14:paraId="5CD551BC" w14:textId="041C233E" w:rsidR="00150E05" w:rsidRDefault="00150E05" w:rsidP="00F064E4">
      <w:pPr>
        <w:jc w:val="both"/>
        <w:rPr>
          <w:ins w:id="1628" w:author="Piyush Nanda" w:date="2023-01-25T16:02:00Z"/>
          <w:rFonts w:ascii="Arial" w:hAnsi="Arial" w:cs="Arial"/>
          <w:i/>
          <w:iCs/>
          <w:sz w:val="22"/>
          <w:szCs w:val="22"/>
        </w:rPr>
      </w:pPr>
      <w:r>
        <w:rPr>
          <w:rFonts w:ascii="Arial" w:hAnsi="Arial" w:cs="Arial"/>
          <w:i/>
          <w:iCs/>
          <w:sz w:val="22"/>
          <w:szCs w:val="22"/>
        </w:rPr>
        <w:t>Segmentation</w:t>
      </w:r>
      <w:ins w:id="1629" w:author="Piyush Nanda" w:date="2023-01-25T19:06:00Z">
        <w:r w:rsidR="006070FE">
          <w:rPr>
            <w:rFonts w:ascii="Arial" w:hAnsi="Arial" w:cs="Arial"/>
            <w:i/>
            <w:iCs/>
            <w:sz w:val="22"/>
            <w:szCs w:val="22"/>
          </w:rPr>
          <w:t xml:space="preserve"> and</w:t>
        </w:r>
      </w:ins>
      <w:ins w:id="1630" w:author="Piyush Nanda" w:date="2023-01-25T19:07:00Z">
        <w:r w:rsidR="006070FE">
          <w:rPr>
            <w:rFonts w:ascii="Arial" w:hAnsi="Arial" w:cs="Arial"/>
            <w:i/>
            <w:iCs/>
            <w:sz w:val="22"/>
            <w:szCs w:val="22"/>
          </w:rPr>
          <w:t xml:space="preserve"> estimation of cluster attributes</w:t>
        </w:r>
      </w:ins>
    </w:p>
    <w:p w14:paraId="29106974" w14:textId="0885E89C" w:rsidR="00C33AB4" w:rsidRDefault="00531682" w:rsidP="00F064E4">
      <w:pPr>
        <w:jc w:val="both"/>
        <w:rPr>
          <w:ins w:id="1631" w:author="Piyush Nanda" w:date="2023-01-25T19:07:00Z"/>
          <w:rFonts w:ascii="Arial" w:hAnsi="Arial" w:cs="Arial"/>
          <w:sz w:val="22"/>
          <w:szCs w:val="22"/>
        </w:rPr>
      </w:pPr>
      <w:ins w:id="1632" w:author="Piyush Nanda" w:date="2023-01-25T16:45:00Z">
        <w:r>
          <w:rPr>
            <w:rFonts w:ascii="Arial" w:hAnsi="Arial" w:cs="Arial"/>
            <w:sz w:val="22"/>
            <w:szCs w:val="22"/>
          </w:rPr>
          <w:t xml:space="preserve">Segmentation of cells in clusters were performed using a yeast </w:t>
        </w:r>
      </w:ins>
      <w:ins w:id="1633" w:author="Piyush Nanda" w:date="2023-01-25T16:47:00Z">
        <w:r>
          <w:rPr>
            <w:rFonts w:ascii="Arial" w:hAnsi="Arial" w:cs="Arial"/>
            <w:sz w:val="22"/>
            <w:szCs w:val="22"/>
          </w:rPr>
          <w:t>optimize</w:t>
        </w:r>
      </w:ins>
      <w:ins w:id="1634" w:author="Piyush Nanda" w:date="2023-01-25T16:50:00Z">
        <w:r>
          <w:rPr>
            <w:rFonts w:ascii="Arial" w:hAnsi="Arial" w:cs="Arial"/>
            <w:sz w:val="22"/>
            <w:szCs w:val="22"/>
          </w:rPr>
          <w:t xml:space="preserve">d pipeline based </w:t>
        </w:r>
      </w:ins>
      <w:ins w:id="1635" w:author="Piyush Nanda" w:date="2023-01-25T16:51:00Z">
        <w:r>
          <w:rPr>
            <w:rFonts w:ascii="Arial" w:hAnsi="Arial" w:cs="Arial"/>
            <w:sz w:val="22"/>
            <w:szCs w:val="22"/>
          </w:rPr>
          <w:t>off</w:t>
        </w:r>
      </w:ins>
      <w:ins w:id="1636" w:author="Piyush Nanda" w:date="2023-01-25T16:50:00Z">
        <w:r>
          <w:rPr>
            <w:rFonts w:ascii="Arial" w:hAnsi="Arial" w:cs="Arial"/>
            <w:sz w:val="22"/>
            <w:szCs w:val="22"/>
          </w:rPr>
          <w:t xml:space="preserve"> </w:t>
        </w:r>
      </w:ins>
      <w:proofErr w:type="spellStart"/>
      <w:ins w:id="1637" w:author="Piyush Nanda" w:date="2023-01-25T16:51:00Z">
        <w:r>
          <w:rPr>
            <w:rFonts w:ascii="Arial" w:hAnsi="Arial" w:cs="Arial"/>
            <w:sz w:val="22"/>
            <w:szCs w:val="22"/>
          </w:rPr>
          <w:t>DeepRetina</w:t>
        </w:r>
      </w:ins>
      <w:proofErr w:type="spellEnd"/>
      <w:ins w:id="1638" w:author="Piyush Nanda" w:date="2023-01-25T16:50:00Z">
        <w:r>
          <w:rPr>
            <w:rFonts w:ascii="Arial" w:hAnsi="Arial" w:cs="Arial"/>
            <w:sz w:val="22"/>
            <w:szCs w:val="22"/>
          </w:rPr>
          <w:t>. The pipeline was executed in supercomputing cluster</w:t>
        </w:r>
      </w:ins>
      <w:ins w:id="1639" w:author="Piyush Nanda" w:date="2023-01-25T16:51:00Z">
        <w:r>
          <w:rPr>
            <w:rFonts w:ascii="Arial" w:hAnsi="Arial" w:cs="Arial"/>
            <w:sz w:val="22"/>
            <w:szCs w:val="22"/>
          </w:rPr>
          <w:t xml:space="preserve"> (FASRC) </w:t>
        </w:r>
      </w:ins>
      <w:ins w:id="1640" w:author="Piyush Nanda" w:date="2023-01-25T19:07:00Z">
        <w:r w:rsidR="006070FE">
          <w:rPr>
            <w:rFonts w:ascii="Arial" w:hAnsi="Arial" w:cs="Arial"/>
            <w:sz w:val="22"/>
            <w:szCs w:val="22"/>
          </w:rPr>
          <w:t xml:space="preserve">using custom SLURM scripts </w:t>
        </w:r>
      </w:ins>
      <w:ins w:id="1641" w:author="Piyush Nanda" w:date="2023-01-25T16:51:00Z">
        <w:r>
          <w:rPr>
            <w:rFonts w:ascii="Arial" w:hAnsi="Arial" w:cs="Arial"/>
            <w:sz w:val="22"/>
            <w:szCs w:val="22"/>
          </w:rPr>
          <w:t xml:space="preserve">and images acquired were directly transferred for segmentation without any preprocessing or selection. </w:t>
        </w:r>
      </w:ins>
      <w:ins w:id="1642" w:author="Piyush Nanda" w:date="2023-01-25T16:52:00Z">
        <w:r>
          <w:rPr>
            <w:rFonts w:ascii="Arial" w:hAnsi="Arial" w:cs="Arial"/>
            <w:sz w:val="22"/>
            <w:szCs w:val="22"/>
          </w:rPr>
          <w:t xml:space="preserve">The aspect ratio of images </w:t>
        </w:r>
      </w:ins>
      <w:ins w:id="1643" w:author="Piyush Nanda" w:date="2023-01-25T19:06:00Z">
        <w:r w:rsidR="006070FE">
          <w:rPr>
            <w:rFonts w:ascii="Arial" w:hAnsi="Arial" w:cs="Arial"/>
            <w:sz w:val="22"/>
            <w:szCs w:val="22"/>
          </w:rPr>
          <w:t>was</w:t>
        </w:r>
      </w:ins>
      <w:ins w:id="1644" w:author="Piyush Nanda" w:date="2023-01-25T16:52:00Z">
        <w:r>
          <w:rPr>
            <w:rFonts w:ascii="Arial" w:hAnsi="Arial" w:cs="Arial"/>
            <w:sz w:val="22"/>
            <w:szCs w:val="22"/>
          </w:rPr>
          <w:t xml:space="preserve"> </w:t>
        </w:r>
      </w:ins>
      <w:ins w:id="1645" w:author="Piyush Nanda" w:date="2023-01-25T19:06:00Z">
        <w:r w:rsidR="006070FE">
          <w:rPr>
            <w:rFonts w:ascii="Arial" w:hAnsi="Arial" w:cs="Arial"/>
            <w:sz w:val="22"/>
            <w:szCs w:val="22"/>
          </w:rPr>
          <w:t>preserved,</w:t>
        </w:r>
      </w:ins>
      <w:ins w:id="1646" w:author="Piyush Nanda" w:date="2023-01-25T16:52:00Z">
        <w:r>
          <w:rPr>
            <w:rFonts w:ascii="Arial" w:hAnsi="Arial" w:cs="Arial"/>
            <w:sz w:val="22"/>
            <w:szCs w:val="22"/>
          </w:rPr>
          <w:t xml:space="preserve"> and images acquired through DAPI channel </w:t>
        </w:r>
      </w:ins>
      <w:ins w:id="1647" w:author="Piyush Nanda" w:date="2023-01-25T19:06:00Z">
        <w:r w:rsidR="006070FE">
          <w:rPr>
            <w:rFonts w:ascii="Arial" w:hAnsi="Arial" w:cs="Arial"/>
            <w:sz w:val="22"/>
            <w:szCs w:val="22"/>
          </w:rPr>
          <w:t xml:space="preserve">or CFP </w:t>
        </w:r>
      </w:ins>
      <w:ins w:id="1648" w:author="Piyush Nanda" w:date="2023-01-25T16:52:00Z">
        <w:r>
          <w:rPr>
            <w:rFonts w:ascii="Arial" w:hAnsi="Arial" w:cs="Arial"/>
            <w:sz w:val="22"/>
            <w:szCs w:val="22"/>
          </w:rPr>
          <w:t>was</w:t>
        </w:r>
      </w:ins>
      <w:ins w:id="1649" w:author="Piyush Nanda" w:date="2023-01-25T19:05:00Z">
        <w:r w:rsidR="006070FE">
          <w:rPr>
            <w:rFonts w:ascii="Arial" w:hAnsi="Arial" w:cs="Arial"/>
            <w:sz w:val="22"/>
            <w:szCs w:val="22"/>
          </w:rPr>
          <w:t xml:space="preserve"> used for </w:t>
        </w:r>
      </w:ins>
      <w:ins w:id="1650" w:author="Piyush Nanda" w:date="2023-01-25T19:06:00Z">
        <w:r w:rsidR="006070FE">
          <w:rPr>
            <w:rFonts w:ascii="Arial" w:hAnsi="Arial" w:cs="Arial"/>
            <w:sz w:val="22"/>
            <w:szCs w:val="22"/>
          </w:rPr>
          <w:t xml:space="preserve">segmentation. </w:t>
        </w:r>
      </w:ins>
    </w:p>
    <w:p w14:paraId="4FEE19AF" w14:textId="10866177" w:rsidR="006070FE" w:rsidRDefault="006070FE" w:rsidP="00F064E4">
      <w:pPr>
        <w:jc w:val="both"/>
        <w:rPr>
          <w:ins w:id="1651" w:author="Piyush Nanda" w:date="2023-01-25T19:07:00Z"/>
          <w:rFonts w:ascii="Arial" w:hAnsi="Arial" w:cs="Arial"/>
          <w:sz w:val="22"/>
          <w:szCs w:val="22"/>
        </w:rPr>
      </w:pPr>
    </w:p>
    <w:p w14:paraId="55DB5861" w14:textId="789CE931" w:rsidR="006070FE" w:rsidDel="006070FE" w:rsidRDefault="006070FE" w:rsidP="00F064E4">
      <w:pPr>
        <w:jc w:val="both"/>
        <w:rPr>
          <w:del w:id="1652" w:author="Piyush Nanda" w:date="2023-01-25T19:07:00Z"/>
          <w:rFonts w:ascii="Arial" w:hAnsi="Arial" w:cs="Arial"/>
          <w:sz w:val="22"/>
          <w:szCs w:val="22"/>
        </w:rPr>
      </w:pPr>
      <w:ins w:id="1653" w:author="Piyush Nanda" w:date="2023-01-25T19:07:00Z">
        <w:r>
          <w:rPr>
            <w:rFonts w:ascii="Arial" w:hAnsi="Arial" w:cs="Arial"/>
            <w:sz w:val="22"/>
            <w:szCs w:val="22"/>
          </w:rPr>
          <w:t xml:space="preserve">MATLAB 2022B was used for image processing and analysis. Briefly, </w:t>
        </w:r>
      </w:ins>
      <w:ins w:id="1654" w:author="Piyush Nanda" w:date="2023-01-25T19:08:00Z">
        <w:r>
          <w:rPr>
            <w:rFonts w:ascii="Arial" w:hAnsi="Arial" w:cs="Arial"/>
            <w:sz w:val="22"/>
            <w:szCs w:val="22"/>
          </w:rPr>
          <w:t>centroids corresponding to cells in a cluster was determined and used for pe</w:t>
        </w:r>
      </w:ins>
      <w:ins w:id="1655" w:author="Piyush Nanda" w:date="2023-01-25T19:09:00Z">
        <w:r>
          <w:rPr>
            <w:rFonts w:ascii="Arial" w:hAnsi="Arial" w:cs="Arial"/>
            <w:sz w:val="22"/>
            <w:szCs w:val="22"/>
          </w:rPr>
          <w:t xml:space="preserve">rforming DBSCAN (Density Based Spatial Clustering </w:t>
        </w:r>
        <w:proofErr w:type="gramStart"/>
        <w:r>
          <w:rPr>
            <w:rFonts w:ascii="Arial" w:hAnsi="Arial" w:cs="Arial"/>
            <w:sz w:val="22"/>
            <w:szCs w:val="22"/>
          </w:rPr>
          <w:t>And</w:t>
        </w:r>
        <w:proofErr w:type="gramEnd"/>
        <w:r>
          <w:rPr>
            <w:rFonts w:ascii="Arial" w:hAnsi="Arial" w:cs="Arial"/>
            <w:sz w:val="22"/>
            <w:szCs w:val="22"/>
          </w:rPr>
          <w:t xml:space="preserve"> Noise). </w:t>
        </w:r>
      </w:ins>
      <w:ins w:id="1656" w:author="Piyush Nanda" w:date="2023-01-25T19:10:00Z">
        <w:r>
          <w:rPr>
            <w:rFonts w:ascii="Arial" w:hAnsi="Arial" w:cs="Arial"/>
            <w:sz w:val="22"/>
            <w:szCs w:val="22"/>
          </w:rPr>
          <w:t xml:space="preserve">DBSCAN assigns the cells to specific cluster based on its geometric location. Clusters with cells close to boundary (in the </w:t>
        </w:r>
      </w:ins>
      <w:ins w:id="1657" w:author="Piyush Nanda" w:date="2023-01-25T19:11:00Z">
        <w:r>
          <w:rPr>
            <w:rFonts w:ascii="Arial" w:hAnsi="Arial" w:cs="Arial"/>
            <w:sz w:val="22"/>
            <w:szCs w:val="22"/>
          </w:rPr>
          <w:t>50-pixel</w:t>
        </w:r>
      </w:ins>
      <w:ins w:id="1658" w:author="Piyush Nanda" w:date="2023-01-25T19:10:00Z">
        <w:r>
          <w:rPr>
            <w:rFonts w:ascii="Arial" w:hAnsi="Arial" w:cs="Arial"/>
            <w:sz w:val="22"/>
            <w:szCs w:val="22"/>
          </w:rPr>
          <w:t xml:space="preserve"> proximity to boundary</w:t>
        </w:r>
      </w:ins>
      <w:ins w:id="1659" w:author="Piyush Nanda" w:date="2023-01-25T19:12:00Z">
        <w:r>
          <w:rPr>
            <w:rFonts w:ascii="Arial" w:hAnsi="Arial" w:cs="Arial"/>
            <w:sz w:val="22"/>
            <w:szCs w:val="22"/>
          </w:rPr>
          <w:t>) were rejected</w:t>
        </w:r>
      </w:ins>
      <w:ins w:id="1660" w:author="Piyush Nanda" w:date="2023-01-26T10:56:00Z">
        <w:r w:rsidR="00AE39D7">
          <w:rPr>
            <w:rFonts w:ascii="Arial" w:hAnsi="Arial" w:cs="Arial"/>
            <w:sz w:val="22"/>
            <w:szCs w:val="22"/>
          </w:rPr>
          <w:t xml:space="preserve"> from downstream analysis pipeline</w:t>
        </w:r>
      </w:ins>
      <w:ins w:id="1661" w:author="Piyush Nanda" w:date="2023-01-25T19:12:00Z">
        <w:r>
          <w:rPr>
            <w:rFonts w:ascii="Arial" w:hAnsi="Arial" w:cs="Arial"/>
            <w:sz w:val="22"/>
            <w:szCs w:val="22"/>
          </w:rPr>
          <w:t>.</w:t>
        </w:r>
      </w:ins>
      <w:ins w:id="1662" w:author="Piyush Nanda" w:date="2023-01-25T19:13:00Z">
        <w:r>
          <w:rPr>
            <w:rFonts w:ascii="Arial" w:hAnsi="Arial" w:cs="Arial"/>
            <w:sz w:val="22"/>
            <w:szCs w:val="22"/>
          </w:rPr>
          <w:t xml:space="preserve"> </w:t>
        </w:r>
      </w:ins>
    </w:p>
    <w:p w14:paraId="700B9543" w14:textId="7086A7F2" w:rsidR="006070FE" w:rsidRDefault="006070FE" w:rsidP="00F064E4">
      <w:pPr>
        <w:jc w:val="both"/>
        <w:rPr>
          <w:ins w:id="1663" w:author="Piyush Nanda" w:date="2023-01-25T19:13:00Z"/>
          <w:rFonts w:ascii="Arial" w:hAnsi="Arial" w:cs="Arial"/>
          <w:sz w:val="22"/>
          <w:szCs w:val="22"/>
        </w:rPr>
      </w:pPr>
    </w:p>
    <w:p w14:paraId="78E5E705" w14:textId="532E6E27" w:rsidR="006070FE" w:rsidRDefault="006070FE" w:rsidP="00F064E4">
      <w:pPr>
        <w:jc w:val="both"/>
        <w:rPr>
          <w:ins w:id="1664" w:author="Piyush Nanda" w:date="2023-01-25T19:13:00Z"/>
          <w:rFonts w:ascii="Arial" w:hAnsi="Arial" w:cs="Arial"/>
          <w:sz w:val="22"/>
          <w:szCs w:val="22"/>
        </w:rPr>
      </w:pPr>
    </w:p>
    <w:p w14:paraId="3744AC0E" w14:textId="21C683AD" w:rsidR="006070FE" w:rsidRDefault="006070FE" w:rsidP="00F064E4">
      <w:pPr>
        <w:jc w:val="both"/>
        <w:rPr>
          <w:ins w:id="1665" w:author="Piyush Nanda" w:date="2023-01-25T19:17:00Z"/>
          <w:rFonts w:ascii="Arial" w:hAnsi="Arial" w:cs="Arial"/>
          <w:sz w:val="22"/>
          <w:szCs w:val="22"/>
        </w:rPr>
      </w:pPr>
      <w:ins w:id="1666" w:author="Piyush Nanda" w:date="2023-01-25T19:13:00Z">
        <w:r>
          <w:rPr>
            <w:rFonts w:ascii="Arial" w:hAnsi="Arial" w:cs="Arial"/>
            <w:sz w:val="22"/>
            <w:szCs w:val="22"/>
          </w:rPr>
          <w:t>For estimating fraction of somatic cells per cluster, signal from YFP channel</w:t>
        </w:r>
      </w:ins>
      <w:ins w:id="1667" w:author="Piyush Nanda" w:date="2023-01-25T19:14:00Z">
        <w:r>
          <w:rPr>
            <w:rFonts w:ascii="Arial" w:hAnsi="Arial" w:cs="Arial"/>
            <w:sz w:val="22"/>
            <w:szCs w:val="22"/>
          </w:rPr>
          <w:t xml:space="preserve"> was used. Briefly, cutoff for YFP ON was determined by thresholding. Cells having YFP intensity greater than the threshold </w:t>
        </w:r>
      </w:ins>
      <w:ins w:id="1668" w:author="Piyush Nanda" w:date="2023-01-25T19:15:00Z">
        <w:r>
          <w:rPr>
            <w:rFonts w:ascii="Arial" w:hAnsi="Arial" w:cs="Arial"/>
            <w:sz w:val="22"/>
            <w:szCs w:val="22"/>
          </w:rPr>
          <w:t xml:space="preserve">were assigned ‘somatic state’. DBSCAN was performed as described earlier and fraction of cells belonging to somatic category was determined. </w:t>
        </w:r>
      </w:ins>
      <w:ins w:id="1669" w:author="Piyush Nanda" w:date="2023-01-25T19:16:00Z">
        <w:r>
          <w:rPr>
            <w:rFonts w:ascii="Arial" w:hAnsi="Arial" w:cs="Arial"/>
            <w:sz w:val="22"/>
            <w:szCs w:val="22"/>
          </w:rPr>
          <w:t xml:space="preserve">The signal from RFP channel (corresponding to germline state) was not used </w:t>
        </w:r>
        <w:r w:rsidR="00756B57">
          <w:rPr>
            <w:rFonts w:ascii="Arial" w:hAnsi="Arial" w:cs="Arial"/>
            <w:sz w:val="22"/>
            <w:szCs w:val="22"/>
          </w:rPr>
          <w:t>due to remnant signal from degraded protein that interfered with accurate determination of germ</w:t>
        </w:r>
      </w:ins>
      <w:ins w:id="1670" w:author="Piyush Nanda" w:date="2023-01-25T19:17:00Z">
        <w:r w:rsidR="00756B57">
          <w:rPr>
            <w:rFonts w:ascii="Arial" w:hAnsi="Arial" w:cs="Arial"/>
            <w:sz w:val="22"/>
            <w:szCs w:val="22"/>
          </w:rPr>
          <w:t xml:space="preserve"> </w:t>
        </w:r>
      </w:ins>
    </w:p>
    <w:p w14:paraId="57B64855" w14:textId="749AF65C" w:rsidR="00756B57" w:rsidRDefault="00756B57" w:rsidP="00F064E4">
      <w:pPr>
        <w:jc w:val="both"/>
        <w:rPr>
          <w:ins w:id="1671" w:author="Piyush Nanda" w:date="2023-01-25T19:17:00Z"/>
          <w:rFonts w:ascii="Arial" w:hAnsi="Arial" w:cs="Arial"/>
          <w:sz w:val="22"/>
          <w:szCs w:val="22"/>
        </w:rPr>
      </w:pPr>
    </w:p>
    <w:p w14:paraId="77EA1005" w14:textId="47619818" w:rsidR="00756B57" w:rsidRDefault="00756B57" w:rsidP="00F064E4">
      <w:pPr>
        <w:jc w:val="both"/>
        <w:rPr>
          <w:ins w:id="1672" w:author="Piyush Nanda" w:date="2023-01-25T19:17:00Z"/>
          <w:rFonts w:ascii="Arial" w:hAnsi="Arial" w:cs="Arial"/>
          <w:sz w:val="22"/>
          <w:szCs w:val="22"/>
        </w:rPr>
      </w:pPr>
      <w:ins w:id="1673" w:author="Piyush Nanda" w:date="2023-01-25T19:17:00Z">
        <w:r>
          <w:rPr>
            <w:rFonts w:ascii="Arial" w:hAnsi="Arial" w:cs="Arial"/>
            <w:sz w:val="22"/>
            <w:szCs w:val="22"/>
          </w:rPr>
          <w:t xml:space="preserve">The MATLAB </w:t>
        </w:r>
      </w:ins>
      <w:ins w:id="1674" w:author="Piyush Nanda" w:date="2023-01-25T19:18:00Z">
        <w:r>
          <w:rPr>
            <w:rFonts w:ascii="Arial" w:hAnsi="Arial" w:cs="Arial"/>
            <w:sz w:val="22"/>
            <w:szCs w:val="22"/>
          </w:rPr>
          <w:t>script</w:t>
        </w:r>
      </w:ins>
      <w:ins w:id="1675" w:author="Piyush Nanda" w:date="2023-01-25T19:17:00Z">
        <w:r>
          <w:rPr>
            <w:rFonts w:ascii="Arial" w:hAnsi="Arial" w:cs="Arial"/>
            <w:sz w:val="22"/>
            <w:szCs w:val="22"/>
          </w:rPr>
          <w:t xml:space="preserve"> was executed from SLURM in supercomputing cluster</w:t>
        </w:r>
      </w:ins>
      <w:ins w:id="1676" w:author="Piyush Nanda" w:date="2023-01-25T19:18:00Z">
        <w:r>
          <w:rPr>
            <w:rFonts w:ascii="Arial" w:hAnsi="Arial" w:cs="Arial"/>
            <w:sz w:val="22"/>
            <w:szCs w:val="22"/>
          </w:rPr>
          <w:t xml:space="preserve"> and all images from the same experiment were processed in the same batch. No manual filtering or images were performed at any stage of this pipeline. </w:t>
        </w:r>
      </w:ins>
    </w:p>
    <w:p w14:paraId="5E6EDFA9" w14:textId="77777777" w:rsidR="00150E05" w:rsidRDefault="00150E05" w:rsidP="00F064E4">
      <w:pPr>
        <w:jc w:val="both"/>
        <w:rPr>
          <w:rFonts w:ascii="Arial" w:hAnsi="Arial" w:cs="Arial"/>
          <w:sz w:val="22"/>
          <w:szCs w:val="22"/>
        </w:rPr>
        <w:pPrChange w:id="1677" w:author="Piyush Nanda" w:date="2023-01-25T14:26:00Z">
          <w:pPr/>
        </w:pPrChange>
      </w:pPr>
    </w:p>
    <w:p w14:paraId="385B1301" w14:textId="37846D3E" w:rsidR="006070FE" w:rsidDel="00756B57" w:rsidRDefault="00150E05" w:rsidP="00F064E4">
      <w:pPr>
        <w:jc w:val="both"/>
        <w:rPr>
          <w:del w:id="1678" w:author="Piyush Nanda" w:date="2023-01-25T19:17:00Z"/>
          <w:rFonts w:ascii="Arial" w:hAnsi="Arial" w:cs="Arial"/>
          <w:i/>
          <w:iCs/>
          <w:sz w:val="22"/>
          <w:szCs w:val="22"/>
        </w:rPr>
        <w:pPrChange w:id="1679" w:author="Piyush Nanda" w:date="2023-01-25T14:26:00Z">
          <w:pPr/>
        </w:pPrChange>
      </w:pPr>
      <w:del w:id="1680" w:author="Piyush Nanda" w:date="2023-01-25T19:06:00Z">
        <w:r w:rsidDel="006070FE">
          <w:rPr>
            <w:rFonts w:ascii="Arial" w:hAnsi="Arial" w:cs="Arial"/>
            <w:i/>
            <w:iCs/>
            <w:sz w:val="22"/>
            <w:szCs w:val="22"/>
          </w:rPr>
          <w:delText xml:space="preserve">Estimating cells per cluster distribution </w:delText>
        </w:r>
      </w:del>
    </w:p>
    <w:p w14:paraId="0AC4D1E7" w14:textId="3BB530FC" w:rsidR="00150E05" w:rsidDel="00756B57" w:rsidRDefault="00150E05" w:rsidP="00F064E4">
      <w:pPr>
        <w:jc w:val="both"/>
        <w:rPr>
          <w:del w:id="1681" w:author="Piyush Nanda" w:date="2023-01-25T19:17:00Z"/>
          <w:rFonts w:ascii="Arial" w:hAnsi="Arial" w:cs="Arial"/>
          <w:i/>
          <w:iCs/>
          <w:sz w:val="22"/>
          <w:szCs w:val="22"/>
        </w:rPr>
        <w:pPrChange w:id="1682" w:author="Piyush Nanda" w:date="2023-01-25T14:26:00Z">
          <w:pPr/>
        </w:pPrChange>
      </w:pPr>
    </w:p>
    <w:p w14:paraId="3124FD04" w14:textId="10FA446A" w:rsidR="00150E05" w:rsidRDefault="00150E05" w:rsidP="00F064E4">
      <w:pPr>
        <w:jc w:val="both"/>
        <w:rPr>
          <w:ins w:id="1683" w:author="Piyush Nanda" w:date="2023-01-25T19:21:00Z"/>
          <w:rFonts w:ascii="Arial" w:hAnsi="Arial" w:cs="Arial"/>
          <w:i/>
          <w:iCs/>
          <w:sz w:val="22"/>
          <w:szCs w:val="22"/>
        </w:rPr>
      </w:pPr>
      <w:r>
        <w:rPr>
          <w:rFonts w:ascii="Arial" w:hAnsi="Arial" w:cs="Arial"/>
          <w:i/>
          <w:iCs/>
          <w:sz w:val="22"/>
          <w:szCs w:val="22"/>
        </w:rPr>
        <w:t>Measuring mother-daughter cluster size correlation</w:t>
      </w:r>
      <w:ins w:id="1684" w:author="Piyush Nanda" w:date="2023-01-25T19:21:00Z">
        <w:r w:rsidR="00756B57">
          <w:rPr>
            <w:rFonts w:ascii="Arial" w:hAnsi="Arial" w:cs="Arial"/>
            <w:i/>
            <w:iCs/>
            <w:sz w:val="22"/>
            <w:szCs w:val="22"/>
          </w:rPr>
          <w:t xml:space="preserve"> </w:t>
        </w:r>
      </w:ins>
    </w:p>
    <w:p w14:paraId="55468B7F" w14:textId="3913A2DD" w:rsidR="00756B57" w:rsidRPr="00756B57" w:rsidRDefault="00756B57" w:rsidP="00F064E4">
      <w:pPr>
        <w:jc w:val="both"/>
        <w:rPr>
          <w:rFonts w:ascii="Arial" w:hAnsi="Arial" w:cs="Arial"/>
          <w:sz w:val="22"/>
          <w:szCs w:val="22"/>
          <w:rPrChange w:id="1685" w:author="Piyush Nanda" w:date="2023-01-25T19:18:00Z">
            <w:rPr>
              <w:rFonts w:ascii="Arial" w:hAnsi="Arial" w:cs="Arial"/>
              <w:i/>
              <w:iCs/>
              <w:sz w:val="22"/>
              <w:szCs w:val="22"/>
            </w:rPr>
          </w:rPrChange>
        </w:rPr>
        <w:pPrChange w:id="1686" w:author="Piyush Nanda" w:date="2023-01-25T14:26:00Z">
          <w:pPr/>
        </w:pPrChange>
      </w:pPr>
      <w:ins w:id="1687" w:author="Piyush Nanda" w:date="2023-01-25T19:21:00Z">
        <w:r>
          <w:rPr>
            <w:rFonts w:ascii="Arial" w:hAnsi="Arial" w:cs="Arial"/>
            <w:sz w:val="22"/>
            <w:szCs w:val="22"/>
          </w:rPr>
          <w:t>The net fluorescence from individual clusters was determined usi</w:t>
        </w:r>
      </w:ins>
      <w:ins w:id="1688" w:author="Piyush Nanda" w:date="2023-01-25T19:22:00Z">
        <w:r>
          <w:rPr>
            <w:rFonts w:ascii="Arial" w:hAnsi="Arial" w:cs="Arial"/>
            <w:sz w:val="22"/>
            <w:szCs w:val="22"/>
          </w:rPr>
          <w:t>ng Fiji and lineages were manually assigned. Custom script written in P</w:t>
        </w:r>
      </w:ins>
      <w:ins w:id="1689" w:author="Piyush Nanda" w:date="2023-01-25T19:23:00Z">
        <w:r>
          <w:rPr>
            <w:rFonts w:ascii="Arial" w:hAnsi="Arial" w:cs="Arial"/>
            <w:sz w:val="22"/>
            <w:szCs w:val="22"/>
          </w:rPr>
          <w:t>ython was used to calculate the mother cluster-daughter cluster size correlations. The total size of</w:t>
        </w:r>
      </w:ins>
      <w:ins w:id="1690" w:author="Piyush Nanda" w:date="2023-01-25T19:24:00Z">
        <w:r>
          <w:rPr>
            <w:rFonts w:ascii="Arial" w:hAnsi="Arial" w:cs="Arial"/>
            <w:sz w:val="22"/>
            <w:szCs w:val="22"/>
          </w:rPr>
          <w:t xml:space="preserve"> mother cluster was estimated by summing up the sizes of daughter cluster right after breaking event was recorded. </w:t>
        </w:r>
      </w:ins>
    </w:p>
    <w:p w14:paraId="78758B59" w14:textId="506FCB6B" w:rsidR="00150E05" w:rsidRDefault="00150E05" w:rsidP="00F064E4">
      <w:pPr>
        <w:jc w:val="both"/>
        <w:rPr>
          <w:rFonts w:ascii="Arial" w:hAnsi="Arial" w:cs="Arial"/>
          <w:i/>
          <w:iCs/>
          <w:sz w:val="22"/>
          <w:szCs w:val="22"/>
        </w:rPr>
        <w:pPrChange w:id="1691" w:author="Piyush Nanda" w:date="2023-01-25T14:26:00Z">
          <w:pPr/>
        </w:pPrChange>
      </w:pPr>
    </w:p>
    <w:p w14:paraId="6BDBABE6" w14:textId="17B7F6A1" w:rsidR="00150E05" w:rsidRDefault="00150E05" w:rsidP="00F064E4">
      <w:pPr>
        <w:jc w:val="both"/>
        <w:rPr>
          <w:rFonts w:ascii="Arial" w:hAnsi="Arial" w:cs="Arial"/>
          <w:i/>
          <w:iCs/>
          <w:sz w:val="22"/>
          <w:szCs w:val="22"/>
        </w:rPr>
        <w:pPrChange w:id="1692" w:author="Piyush Nanda" w:date="2023-01-25T14:26:00Z">
          <w:pPr/>
        </w:pPrChange>
      </w:pPr>
      <w:r>
        <w:rPr>
          <w:rFonts w:ascii="Arial" w:hAnsi="Arial" w:cs="Arial"/>
          <w:i/>
          <w:iCs/>
          <w:sz w:val="22"/>
          <w:szCs w:val="22"/>
        </w:rPr>
        <w:t>Estimating fraction of somatic, germline and mixed clusters</w:t>
      </w:r>
    </w:p>
    <w:p w14:paraId="077D3C75" w14:textId="5E6222E3" w:rsidR="00150E05" w:rsidRPr="00756B57" w:rsidRDefault="00756B57" w:rsidP="00F064E4">
      <w:pPr>
        <w:jc w:val="both"/>
        <w:rPr>
          <w:rFonts w:ascii="Arial" w:hAnsi="Arial" w:cs="Arial"/>
          <w:sz w:val="22"/>
          <w:szCs w:val="22"/>
          <w:rPrChange w:id="1693" w:author="Piyush Nanda" w:date="2023-01-25T19:25:00Z">
            <w:rPr>
              <w:rFonts w:ascii="Arial" w:hAnsi="Arial" w:cs="Arial"/>
              <w:i/>
              <w:iCs/>
              <w:sz w:val="22"/>
              <w:szCs w:val="22"/>
            </w:rPr>
          </w:rPrChange>
        </w:rPr>
        <w:pPrChange w:id="1694" w:author="Piyush Nanda" w:date="2023-01-25T14:26:00Z">
          <w:pPr/>
        </w:pPrChange>
      </w:pPr>
      <w:ins w:id="1695" w:author="Piyush Nanda" w:date="2023-01-25T19:25:00Z">
        <w:r w:rsidRPr="00756B57">
          <w:rPr>
            <w:rFonts w:ascii="Arial" w:hAnsi="Arial" w:cs="Arial"/>
            <w:sz w:val="22"/>
            <w:szCs w:val="22"/>
            <w:rPrChange w:id="1696" w:author="Piyush Nanda" w:date="2023-01-25T19:25:00Z">
              <w:rPr>
                <w:rFonts w:ascii="Arial" w:hAnsi="Arial" w:cs="Arial"/>
                <w:i/>
                <w:iCs/>
                <w:sz w:val="22"/>
                <w:szCs w:val="22"/>
              </w:rPr>
            </w:rPrChange>
          </w:rPr>
          <w:t xml:space="preserve">Flow cytometry </w:t>
        </w:r>
        <w:r>
          <w:rPr>
            <w:rFonts w:ascii="Arial" w:hAnsi="Arial" w:cs="Arial"/>
            <w:sz w:val="22"/>
            <w:szCs w:val="22"/>
          </w:rPr>
          <w:t>files were analyzed usin</w:t>
        </w:r>
      </w:ins>
      <w:ins w:id="1697" w:author="Piyush Nanda" w:date="2023-01-25T19:26:00Z">
        <w:r>
          <w:rPr>
            <w:rFonts w:ascii="Arial" w:hAnsi="Arial" w:cs="Arial"/>
            <w:sz w:val="22"/>
            <w:szCs w:val="22"/>
          </w:rPr>
          <w:t xml:space="preserve">g </w:t>
        </w:r>
        <w:proofErr w:type="spellStart"/>
        <w:r>
          <w:rPr>
            <w:rFonts w:ascii="Arial" w:hAnsi="Arial" w:cs="Arial"/>
            <w:sz w:val="22"/>
            <w:szCs w:val="22"/>
          </w:rPr>
          <w:t>FlowCytometryTools</w:t>
        </w:r>
      </w:ins>
      <w:proofErr w:type="spellEnd"/>
      <w:ins w:id="1698" w:author="Piyush Nanda" w:date="2023-01-25T19:32:00Z">
        <w:r w:rsidR="0056068D">
          <w:rPr>
            <w:rFonts w:ascii="Arial" w:hAnsi="Arial" w:cs="Arial"/>
            <w:sz w:val="22"/>
            <w:szCs w:val="22"/>
          </w:rPr>
          <w:t xml:space="preserve"> library</w:t>
        </w:r>
      </w:ins>
      <w:ins w:id="1699" w:author="Piyush Nanda" w:date="2023-01-25T19:26:00Z">
        <w:r>
          <w:rPr>
            <w:rFonts w:ascii="Arial" w:hAnsi="Arial" w:cs="Arial"/>
            <w:sz w:val="22"/>
            <w:szCs w:val="22"/>
          </w:rPr>
          <w:t xml:space="preserve"> in Python3.7. </w:t>
        </w:r>
      </w:ins>
      <w:ins w:id="1700" w:author="Piyush Nanda" w:date="2023-01-25T19:32:00Z">
        <w:r w:rsidR="0056068D">
          <w:rPr>
            <w:rFonts w:ascii="Arial" w:hAnsi="Arial" w:cs="Arial"/>
            <w:sz w:val="22"/>
            <w:szCs w:val="22"/>
          </w:rPr>
          <w:t>The threshold for YFP and RFP channel was determined from the histogram of size (FSC-A) normalized fluorescence v</w:t>
        </w:r>
      </w:ins>
      <w:ins w:id="1701" w:author="Piyush Nanda" w:date="2023-01-25T19:33:00Z">
        <w:r w:rsidR="0056068D">
          <w:rPr>
            <w:rFonts w:ascii="Arial" w:hAnsi="Arial" w:cs="Arial"/>
            <w:sz w:val="22"/>
            <w:szCs w:val="22"/>
          </w:rPr>
          <w:t xml:space="preserve">alues. A cluster was assigned ‘Somatic only’ type if the YFP intensity was greater than the threshold and RFP intensity was less than the threshold. Similarly, </w:t>
        </w:r>
      </w:ins>
      <w:ins w:id="1702" w:author="Piyush Nanda" w:date="2023-01-25T19:34:00Z">
        <w:r w:rsidR="0056068D">
          <w:rPr>
            <w:rFonts w:ascii="Arial" w:hAnsi="Arial" w:cs="Arial"/>
            <w:sz w:val="22"/>
            <w:szCs w:val="22"/>
          </w:rPr>
          <w:t xml:space="preserve">a cluster was assigned </w:t>
        </w:r>
      </w:ins>
      <w:ins w:id="1703" w:author="Piyush Nanda" w:date="2023-01-25T19:33:00Z">
        <w:r w:rsidR="0056068D">
          <w:rPr>
            <w:rFonts w:ascii="Arial" w:hAnsi="Arial" w:cs="Arial"/>
            <w:sz w:val="22"/>
            <w:szCs w:val="22"/>
          </w:rPr>
          <w:t>‘Mix’ type</w:t>
        </w:r>
      </w:ins>
      <w:ins w:id="1704" w:author="Piyush Nanda" w:date="2023-01-25T19:34:00Z">
        <w:r w:rsidR="0056068D">
          <w:rPr>
            <w:rFonts w:ascii="Arial" w:hAnsi="Arial" w:cs="Arial"/>
            <w:sz w:val="22"/>
            <w:szCs w:val="22"/>
          </w:rPr>
          <w:t xml:space="preserve"> if both the intensity values were greater than the corresponding thresholds. </w:t>
        </w:r>
      </w:ins>
      <w:ins w:id="1705" w:author="Piyush Nanda" w:date="2023-01-25T19:35:00Z">
        <w:r w:rsidR="0056068D">
          <w:rPr>
            <w:rFonts w:ascii="Arial" w:hAnsi="Arial" w:cs="Arial"/>
            <w:sz w:val="22"/>
            <w:szCs w:val="22"/>
          </w:rPr>
          <w:t xml:space="preserve">Separate thresholds were determined for </w:t>
        </w:r>
      </w:ins>
      <w:ins w:id="1706" w:author="Piyush Nanda" w:date="2023-01-25T19:36:00Z">
        <w:r w:rsidR="0056068D">
          <w:rPr>
            <w:rFonts w:ascii="Arial" w:hAnsi="Arial" w:cs="Arial"/>
            <w:sz w:val="22"/>
            <w:szCs w:val="22"/>
          </w:rPr>
          <w:t xml:space="preserve">different samples and strains. </w:t>
        </w:r>
      </w:ins>
    </w:p>
    <w:p w14:paraId="0DCF0B81" w14:textId="56B523B5" w:rsidR="00150E05" w:rsidDel="00756B57" w:rsidRDefault="00150E05" w:rsidP="00F064E4">
      <w:pPr>
        <w:jc w:val="both"/>
        <w:rPr>
          <w:del w:id="1707" w:author="Piyush Nanda" w:date="2023-01-25T19:25:00Z"/>
          <w:rFonts w:ascii="Arial" w:hAnsi="Arial" w:cs="Arial"/>
          <w:i/>
          <w:iCs/>
          <w:sz w:val="22"/>
          <w:szCs w:val="22"/>
        </w:rPr>
        <w:pPrChange w:id="1708" w:author="Piyush Nanda" w:date="2023-01-25T14:26:00Z">
          <w:pPr/>
        </w:pPrChange>
      </w:pPr>
      <w:del w:id="1709" w:author="Piyush Nanda" w:date="2023-01-25T19:25:00Z">
        <w:r w:rsidDel="00756B57">
          <w:rPr>
            <w:rFonts w:ascii="Arial" w:hAnsi="Arial" w:cs="Arial"/>
            <w:i/>
            <w:iCs/>
            <w:sz w:val="22"/>
            <w:szCs w:val="22"/>
          </w:rPr>
          <w:delText>Estimating fraction of somatic cell-type per clusters</w:delText>
        </w:r>
      </w:del>
    </w:p>
    <w:p w14:paraId="25DC3D5B" w14:textId="77777777" w:rsidR="00150E05" w:rsidRDefault="00150E05" w:rsidP="00F064E4">
      <w:pPr>
        <w:jc w:val="both"/>
        <w:rPr>
          <w:rFonts w:ascii="Arial" w:hAnsi="Arial" w:cs="Arial"/>
          <w:sz w:val="22"/>
          <w:szCs w:val="22"/>
        </w:rPr>
        <w:pPrChange w:id="1710" w:author="Piyush Nanda" w:date="2023-01-25T14:26:00Z">
          <w:pPr/>
        </w:pPrChange>
      </w:pPr>
    </w:p>
    <w:p w14:paraId="48B499F1" w14:textId="1F6EB872" w:rsidR="00282866" w:rsidRDefault="00282866" w:rsidP="00F064E4">
      <w:pPr>
        <w:jc w:val="both"/>
        <w:rPr>
          <w:rFonts w:ascii="Arial" w:hAnsi="Arial" w:cs="Arial"/>
          <w:b/>
          <w:bCs/>
          <w:sz w:val="22"/>
          <w:szCs w:val="22"/>
        </w:rPr>
        <w:pPrChange w:id="1711" w:author="Piyush Nanda" w:date="2023-01-25T14:26:00Z">
          <w:pPr/>
        </w:pPrChange>
      </w:pPr>
      <w:r w:rsidRPr="00EE31A1">
        <w:rPr>
          <w:rFonts w:ascii="Arial" w:hAnsi="Arial" w:cs="Arial"/>
          <w:b/>
          <w:bCs/>
          <w:sz w:val="22"/>
          <w:szCs w:val="22"/>
        </w:rPr>
        <w:t>Acknowledgements</w:t>
      </w:r>
    </w:p>
    <w:p w14:paraId="75A6B62B" w14:textId="17A777C6" w:rsidR="00EE31A1" w:rsidRDefault="00EE31A1" w:rsidP="00F064E4">
      <w:pPr>
        <w:jc w:val="both"/>
        <w:rPr>
          <w:rFonts w:ascii="Arial" w:hAnsi="Arial" w:cs="Arial"/>
          <w:b/>
          <w:bCs/>
          <w:sz w:val="22"/>
          <w:szCs w:val="22"/>
        </w:rPr>
        <w:pPrChange w:id="1712" w:author="Piyush Nanda" w:date="2023-01-25T14:26:00Z">
          <w:pPr/>
        </w:pPrChange>
      </w:pPr>
    </w:p>
    <w:p w14:paraId="0EAAACFE" w14:textId="132722DF" w:rsidR="00EE31A1" w:rsidRPr="00EE31A1" w:rsidRDefault="00EE31A1" w:rsidP="00F064E4">
      <w:pPr>
        <w:jc w:val="both"/>
        <w:rPr>
          <w:rFonts w:ascii="Arial" w:hAnsi="Arial" w:cs="Arial"/>
          <w:sz w:val="22"/>
          <w:szCs w:val="22"/>
        </w:rPr>
        <w:pPrChange w:id="1713" w:author="Piyush Nanda" w:date="2023-01-25T14:26:00Z">
          <w:pPr/>
        </w:pPrChange>
      </w:pPr>
      <w:r>
        <w:rPr>
          <w:rFonts w:ascii="Arial" w:hAnsi="Arial" w:cs="Arial"/>
          <w:sz w:val="22"/>
          <w:szCs w:val="22"/>
        </w:rPr>
        <w:t xml:space="preserve">We would like to thank staffs, especially Zach </w:t>
      </w:r>
      <w:proofErr w:type="spellStart"/>
      <w:r>
        <w:rPr>
          <w:rFonts w:ascii="Arial" w:hAnsi="Arial" w:cs="Arial"/>
          <w:sz w:val="22"/>
          <w:szCs w:val="22"/>
        </w:rPr>
        <w:t>Niziolek</w:t>
      </w:r>
      <w:proofErr w:type="spellEnd"/>
      <w:r>
        <w:rPr>
          <w:rFonts w:ascii="Arial" w:hAnsi="Arial" w:cs="Arial"/>
          <w:sz w:val="22"/>
          <w:szCs w:val="22"/>
        </w:rPr>
        <w:t xml:space="preserve"> from Bauer flow cytometry core facility for assistance in FACS and flow cytometry assistance. We would like to thank C</w:t>
      </w:r>
      <w:r w:rsidRPr="00EE31A1">
        <w:rPr>
          <w:rFonts w:ascii="Arial" w:hAnsi="Arial" w:cs="Arial"/>
          <w:sz w:val="22"/>
          <w:szCs w:val="22"/>
        </w:rPr>
        <w:t>hristian</w:t>
      </w:r>
      <w:r>
        <w:rPr>
          <w:rFonts w:ascii="Arial" w:hAnsi="Arial" w:cs="Arial"/>
          <w:sz w:val="22"/>
          <w:szCs w:val="22"/>
        </w:rPr>
        <w:t xml:space="preserve"> </w:t>
      </w:r>
      <w:proofErr w:type="spellStart"/>
      <w:r>
        <w:rPr>
          <w:rFonts w:ascii="Arial" w:hAnsi="Arial" w:cs="Arial"/>
          <w:sz w:val="22"/>
          <w:szCs w:val="22"/>
        </w:rPr>
        <w:t>H</w:t>
      </w:r>
      <w:r w:rsidRPr="00EE31A1">
        <w:rPr>
          <w:rFonts w:ascii="Arial" w:hAnsi="Arial" w:cs="Arial"/>
          <w:sz w:val="22"/>
          <w:szCs w:val="22"/>
        </w:rPr>
        <w:t>ellriegel</w:t>
      </w:r>
      <w:proofErr w:type="spellEnd"/>
      <w:r>
        <w:rPr>
          <w:rFonts w:ascii="Arial" w:hAnsi="Arial" w:cs="Arial"/>
          <w:sz w:val="22"/>
          <w:szCs w:val="22"/>
        </w:rPr>
        <w:t xml:space="preserve"> from Harvard Biological Imaging Center (HCBI)/Zeiss.  We extend our sincere gratitude to </w:t>
      </w:r>
      <w:r>
        <w:rPr>
          <w:rFonts w:ascii="Arial" w:hAnsi="Arial" w:cs="Arial"/>
          <w:color w:val="1E1E1E"/>
          <w:sz w:val="23"/>
          <w:szCs w:val="23"/>
          <w:shd w:val="clear" w:color="auto" w:fill="FFFFFF"/>
        </w:rPr>
        <w:t>Dr. and Mrs. Daniel Simmons</w:t>
      </w:r>
      <w:r>
        <w:rPr>
          <w:rFonts w:ascii="Arial" w:hAnsi="Arial" w:cs="Arial"/>
          <w:color w:val="1E1E1E"/>
          <w:sz w:val="23"/>
          <w:szCs w:val="23"/>
          <w:shd w:val="clear" w:color="auto" w:fill="FFFFFF"/>
        </w:rPr>
        <w:t xml:space="preserve"> for awarding Simmons Award to PN for performing advanced microscopy in HCBI. </w:t>
      </w:r>
      <w:r>
        <w:rPr>
          <w:rFonts w:ascii="Arial" w:hAnsi="Arial" w:cs="Arial"/>
          <w:sz w:val="22"/>
          <w:szCs w:val="22"/>
        </w:rPr>
        <w:t xml:space="preserve"> </w:t>
      </w:r>
    </w:p>
    <w:p w14:paraId="5F18B4E1" w14:textId="51E01280" w:rsidR="00282866" w:rsidDel="00843216" w:rsidRDefault="00282866" w:rsidP="00F064E4">
      <w:pPr>
        <w:jc w:val="both"/>
        <w:rPr>
          <w:del w:id="1714" w:author="Piyush Nanda" w:date="2023-01-26T10:57:00Z"/>
          <w:rFonts w:ascii="Arial" w:hAnsi="Arial" w:cs="Arial"/>
          <w:sz w:val="22"/>
          <w:szCs w:val="22"/>
        </w:rPr>
        <w:pPrChange w:id="1715" w:author="Piyush Nanda" w:date="2023-01-25T14:26:00Z">
          <w:pPr/>
        </w:pPrChange>
      </w:pPr>
    </w:p>
    <w:p w14:paraId="1C328E85" w14:textId="26AD01C9" w:rsidR="00282866" w:rsidDel="00843216" w:rsidRDefault="00282866" w:rsidP="00F064E4">
      <w:pPr>
        <w:jc w:val="both"/>
        <w:rPr>
          <w:del w:id="1716" w:author="Piyush Nanda" w:date="2023-01-26T10:57:00Z"/>
          <w:rFonts w:ascii="Arial" w:hAnsi="Arial" w:cs="Arial"/>
          <w:b/>
          <w:bCs/>
          <w:sz w:val="22"/>
          <w:szCs w:val="22"/>
        </w:rPr>
        <w:pPrChange w:id="1717" w:author="Piyush Nanda" w:date="2023-01-25T14:26:00Z">
          <w:pPr/>
        </w:pPrChange>
      </w:pPr>
      <w:del w:id="1718" w:author="Piyush Nanda" w:date="2023-01-26T10:57:00Z">
        <w:r w:rsidRPr="00EE31A1" w:rsidDel="00843216">
          <w:rPr>
            <w:rFonts w:ascii="Arial" w:hAnsi="Arial" w:cs="Arial"/>
            <w:b/>
            <w:bCs/>
            <w:sz w:val="22"/>
            <w:szCs w:val="22"/>
          </w:rPr>
          <w:delText>Contributions</w:delText>
        </w:r>
      </w:del>
    </w:p>
    <w:p w14:paraId="22418164" w14:textId="460D99D7" w:rsidR="00EE31A1" w:rsidDel="0097546C" w:rsidRDefault="00EE31A1" w:rsidP="00F064E4">
      <w:pPr>
        <w:jc w:val="both"/>
        <w:rPr>
          <w:del w:id="1719" w:author="Piyush Nanda" w:date="2023-01-26T10:46:00Z"/>
          <w:rFonts w:ascii="Arial" w:hAnsi="Arial" w:cs="Arial"/>
          <w:b/>
          <w:bCs/>
          <w:sz w:val="22"/>
          <w:szCs w:val="22"/>
        </w:rPr>
        <w:pPrChange w:id="1720" w:author="Piyush Nanda" w:date="2023-01-25T14:26:00Z">
          <w:pPr/>
        </w:pPrChange>
      </w:pPr>
    </w:p>
    <w:p w14:paraId="12D3B602" w14:textId="77777777" w:rsidR="00EE31A1" w:rsidRPr="00EE31A1" w:rsidDel="0097546C" w:rsidRDefault="00EE31A1" w:rsidP="00F064E4">
      <w:pPr>
        <w:jc w:val="both"/>
        <w:rPr>
          <w:del w:id="1721" w:author="Piyush Nanda" w:date="2023-01-26T10:46:00Z"/>
          <w:rFonts w:ascii="Arial" w:hAnsi="Arial" w:cs="Arial"/>
          <w:b/>
          <w:bCs/>
          <w:sz w:val="22"/>
          <w:szCs w:val="22"/>
        </w:rPr>
        <w:pPrChange w:id="1722" w:author="Piyush Nanda" w:date="2023-01-25T14:26:00Z">
          <w:pPr/>
        </w:pPrChange>
      </w:pPr>
    </w:p>
    <w:p w14:paraId="5C745176" w14:textId="77777777" w:rsidR="00282866" w:rsidRPr="00EE31A1" w:rsidRDefault="00282866" w:rsidP="00F064E4">
      <w:pPr>
        <w:jc w:val="both"/>
        <w:rPr>
          <w:rFonts w:ascii="Arial" w:hAnsi="Arial" w:cs="Arial"/>
          <w:b/>
          <w:bCs/>
          <w:sz w:val="22"/>
          <w:szCs w:val="22"/>
        </w:rPr>
        <w:pPrChange w:id="1723" w:author="Piyush Nanda" w:date="2023-01-25T14:26:00Z">
          <w:pPr/>
        </w:pPrChange>
      </w:pPr>
    </w:p>
    <w:p w14:paraId="2D18E4A2" w14:textId="6FD6C842" w:rsidR="00282866" w:rsidRDefault="00282866" w:rsidP="00F064E4">
      <w:pPr>
        <w:jc w:val="both"/>
        <w:rPr>
          <w:ins w:id="1724" w:author="Piyush Nanda" w:date="2023-01-26T10:46:00Z"/>
          <w:rFonts w:ascii="Arial" w:hAnsi="Arial" w:cs="Arial"/>
          <w:b/>
          <w:bCs/>
          <w:sz w:val="22"/>
          <w:szCs w:val="22"/>
        </w:rPr>
      </w:pPr>
      <w:r w:rsidRPr="00EE31A1">
        <w:rPr>
          <w:rFonts w:ascii="Arial" w:hAnsi="Arial" w:cs="Arial"/>
          <w:b/>
          <w:bCs/>
          <w:sz w:val="22"/>
          <w:szCs w:val="22"/>
        </w:rPr>
        <w:t>Supplementary tables</w:t>
      </w:r>
    </w:p>
    <w:p w14:paraId="1DCD72DB" w14:textId="6DBBFE2B" w:rsidR="0097546C" w:rsidRDefault="0097546C" w:rsidP="00F064E4">
      <w:pPr>
        <w:jc w:val="both"/>
        <w:rPr>
          <w:ins w:id="1725" w:author="Piyush Nanda" w:date="2023-01-26T10:46:00Z"/>
          <w:rFonts w:ascii="Arial" w:hAnsi="Arial" w:cs="Arial"/>
          <w:b/>
          <w:bCs/>
          <w:sz w:val="22"/>
          <w:szCs w:val="22"/>
        </w:rPr>
      </w:pPr>
    </w:p>
    <w:p w14:paraId="6012A3D1" w14:textId="12DCC487" w:rsidR="0097546C" w:rsidRDefault="0097546C" w:rsidP="00F064E4">
      <w:pPr>
        <w:jc w:val="both"/>
        <w:rPr>
          <w:ins w:id="1726" w:author="Piyush Nanda" w:date="2023-01-26T10:46:00Z"/>
          <w:rFonts w:ascii="Arial" w:hAnsi="Arial" w:cs="Arial"/>
          <w:b/>
          <w:bCs/>
          <w:sz w:val="22"/>
          <w:szCs w:val="22"/>
        </w:rPr>
      </w:pPr>
      <w:ins w:id="1727" w:author="Piyush Nanda" w:date="2023-01-26T10:46:00Z">
        <w:r>
          <w:rPr>
            <w:rFonts w:ascii="Arial" w:hAnsi="Arial" w:cs="Arial"/>
            <w:b/>
            <w:bCs/>
            <w:sz w:val="22"/>
            <w:szCs w:val="22"/>
          </w:rPr>
          <w:t>Reference</w:t>
        </w:r>
      </w:ins>
    </w:p>
    <w:p w14:paraId="51F6F09D" w14:textId="77777777" w:rsidR="0097546C" w:rsidRDefault="0097546C" w:rsidP="00F064E4">
      <w:pPr>
        <w:jc w:val="both"/>
        <w:rPr>
          <w:ins w:id="1728" w:author="Piyush Nanda" w:date="2023-01-26T10:46:00Z"/>
          <w:rFonts w:ascii="Arial" w:hAnsi="Arial" w:cs="Arial"/>
          <w:b/>
          <w:bCs/>
          <w:sz w:val="22"/>
          <w:szCs w:val="22"/>
        </w:rPr>
      </w:pPr>
    </w:p>
    <w:customXmlInsRangeStart w:id="1729" w:author="Piyush Nanda" w:date="2023-01-26T10:47:00Z"/>
    <w:sdt>
      <w:sdtPr>
        <w:rPr>
          <w:rFonts w:ascii="Arial" w:hAnsi="Arial" w:cs="Arial"/>
          <w:sz w:val="22"/>
          <w:szCs w:val="22"/>
        </w:rPr>
        <w:tag w:val="MENDELEY_BIBLIOGRAPHY"/>
        <w:id w:val="-872998673"/>
        <w:placeholder>
          <w:docPart w:val="DefaultPlaceholder_-1854013440"/>
        </w:placeholder>
      </w:sdtPr>
      <w:sdtContent>
        <w:customXmlInsRangeEnd w:id="1729"/>
        <w:p w14:paraId="0E3FF692" w14:textId="77777777" w:rsidR="00C548E9" w:rsidRDefault="00C548E9">
          <w:pPr>
            <w:autoSpaceDE w:val="0"/>
            <w:autoSpaceDN w:val="0"/>
            <w:ind w:hanging="640"/>
            <w:divId w:val="1818648322"/>
            <w:rPr>
              <w:ins w:id="1730" w:author="Piyush Nanda" w:date="2023-01-26T11:36:00Z"/>
              <w:rFonts w:eastAsia="Times New Roman"/>
            </w:rPr>
          </w:pPr>
          <w:ins w:id="1731" w:author="Piyush Nanda" w:date="2023-01-26T11:36:00Z">
            <w:r>
              <w:rPr>
                <w:rFonts w:eastAsia="Times New Roman"/>
              </w:rPr>
              <w:t xml:space="preserve">1 </w:t>
            </w:r>
            <w:r>
              <w:rPr>
                <w:rFonts w:eastAsia="Times New Roman"/>
              </w:rPr>
              <w:tab/>
              <w:t xml:space="preserve">Knoll AH. The multiple origins of complex multicellularity. </w:t>
            </w:r>
            <w:proofErr w:type="spellStart"/>
            <w:r>
              <w:rPr>
                <w:rFonts w:eastAsia="Times New Roman"/>
                <w:i/>
                <w:iCs/>
              </w:rPr>
              <w:t>Annu</w:t>
            </w:r>
            <w:proofErr w:type="spellEnd"/>
            <w:r>
              <w:rPr>
                <w:rFonts w:eastAsia="Times New Roman"/>
                <w:i/>
                <w:iCs/>
              </w:rPr>
              <w:t xml:space="preserve"> Rev Earth Planet Sci</w:t>
            </w:r>
            <w:r>
              <w:rPr>
                <w:rFonts w:eastAsia="Times New Roman"/>
              </w:rPr>
              <w:t xml:space="preserve"> 2011; </w:t>
            </w:r>
            <w:r>
              <w:rPr>
                <w:rFonts w:eastAsia="Times New Roman"/>
                <w:b/>
                <w:bCs/>
              </w:rPr>
              <w:t>39</w:t>
            </w:r>
            <w:r>
              <w:rPr>
                <w:rFonts w:eastAsia="Times New Roman"/>
              </w:rPr>
              <w:t>: 217–239.</w:t>
            </w:r>
          </w:ins>
        </w:p>
        <w:p w14:paraId="46E2F909" w14:textId="77777777" w:rsidR="00C548E9" w:rsidRDefault="00C548E9">
          <w:pPr>
            <w:autoSpaceDE w:val="0"/>
            <w:autoSpaceDN w:val="0"/>
            <w:ind w:hanging="640"/>
            <w:divId w:val="1998995609"/>
            <w:rPr>
              <w:ins w:id="1732" w:author="Piyush Nanda" w:date="2023-01-26T11:36:00Z"/>
              <w:rFonts w:eastAsia="Times New Roman"/>
            </w:rPr>
          </w:pPr>
          <w:ins w:id="1733" w:author="Piyush Nanda" w:date="2023-01-26T11:36:00Z">
            <w:r>
              <w:rPr>
                <w:rFonts w:eastAsia="Times New Roman"/>
              </w:rPr>
              <w:t xml:space="preserve">2 </w:t>
            </w:r>
            <w:r>
              <w:rPr>
                <w:rFonts w:eastAsia="Times New Roman"/>
              </w:rPr>
              <w:tab/>
              <w:t xml:space="preserve">Brunet T, King N. The Origin of Animal Multicellularity and Cell Differentiation. </w:t>
            </w:r>
            <w:r>
              <w:rPr>
                <w:rFonts w:eastAsia="Times New Roman"/>
                <w:i/>
                <w:iCs/>
              </w:rPr>
              <w:t>Dev Cell</w:t>
            </w:r>
            <w:r>
              <w:rPr>
                <w:rFonts w:eastAsia="Times New Roman"/>
              </w:rPr>
              <w:t xml:space="preserve"> 2017; </w:t>
            </w:r>
            <w:r>
              <w:rPr>
                <w:rFonts w:eastAsia="Times New Roman"/>
                <w:b/>
                <w:bCs/>
              </w:rPr>
              <w:t>43</w:t>
            </w:r>
            <w:r>
              <w:rPr>
                <w:rFonts w:eastAsia="Times New Roman"/>
              </w:rPr>
              <w:t>: 124–140.</w:t>
            </w:r>
          </w:ins>
        </w:p>
        <w:p w14:paraId="0C789861" w14:textId="77777777" w:rsidR="00C548E9" w:rsidRDefault="00C548E9">
          <w:pPr>
            <w:autoSpaceDE w:val="0"/>
            <w:autoSpaceDN w:val="0"/>
            <w:ind w:hanging="640"/>
            <w:divId w:val="1110971642"/>
            <w:rPr>
              <w:ins w:id="1734" w:author="Piyush Nanda" w:date="2023-01-26T11:36:00Z"/>
              <w:rFonts w:eastAsia="Times New Roman"/>
            </w:rPr>
          </w:pPr>
          <w:ins w:id="1735" w:author="Piyush Nanda" w:date="2023-01-26T11:36:00Z">
            <w:r>
              <w:rPr>
                <w:rFonts w:eastAsia="Times New Roman"/>
              </w:rPr>
              <w:t xml:space="preserve">3 </w:t>
            </w:r>
            <w:r>
              <w:rPr>
                <w:rFonts w:eastAsia="Times New Roman"/>
              </w:rPr>
              <w:tab/>
            </w:r>
            <w:proofErr w:type="spellStart"/>
            <w:r>
              <w:rPr>
                <w:rFonts w:eastAsia="Times New Roman"/>
              </w:rPr>
              <w:t>Staps</w:t>
            </w:r>
            <w:proofErr w:type="spellEnd"/>
            <w:r>
              <w:rPr>
                <w:rFonts w:eastAsia="Times New Roman"/>
              </w:rPr>
              <w:t xml:space="preserve"> M, van </w:t>
            </w:r>
            <w:proofErr w:type="spellStart"/>
            <w:r>
              <w:rPr>
                <w:rFonts w:eastAsia="Times New Roman"/>
              </w:rPr>
              <w:t>Gestel</w:t>
            </w:r>
            <w:proofErr w:type="spellEnd"/>
            <w:r>
              <w:rPr>
                <w:rFonts w:eastAsia="Times New Roman"/>
              </w:rPr>
              <w:t xml:space="preserve"> J, </w:t>
            </w:r>
            <w:proofErr w:type="spellStart"/>
            <w:r>
              <w:rPr>
                <w:rFonts w:eastAsia="Times New Roman"/>
              </w:rPr>
              <w:t>Tarnita</w:t>
            </w:r>
            <w:proofErr w:type="spellEnd"/>
            <w:r>
              <w:rPr>
                <w:rFonts w:eastAsia="Times New Roman"/>
              </w:rPr>
              <w:t xml:space="preserve"> CE. Emergence of diverse life cycles and life histories at the origin of multicellularity. </w:t>
            </w:r>
            <w:r>
              <w:rPr>
                <w:rFonts w:eastAsia="Times New Roman"/>
                <w:i/>
                <w:iCs/>
              </w:rPr>
              <w:t xml:space="preserve">Nat </w:t>
            </w:r>
            <w:proofErr w:type="spellStart"/>
            <w:r>
              <w:rPr>
                <w:rFonts w:eastAsia="Times New Roman"/>
                <w:i/>
                <w:iCs/>
              </w:rPr>
              <w:t>Ecol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2019; </w:t>
            </w:r>
            <w:r>
              <w:rPr>
                <w:rFonts w:eastAsia="Times New Roman"/>
                <w:b/>
                <w:bCs/>
              </w:rPr>
              <w:t>3</w:t>
            </w:r>
            <w:r>
              <w:rPr>
                <w:rFonts w:eastAsia="Times New Roman"/>
              </w:rPr>
              <w:t>: 1197–1205.</w:t>
            </w:r>
          </w:ins>
        </w:p>
        <w:p w14:paraId="097A6701" w14:textId="77777777" w:rsidR="00C548E9" w:rsidRDefault="00C548E9">
          <w:pPr>
            <w:autoSpaceDE w:val="0"/>
            <w:autoSpaceDN w:val="0"/>
            <w:ind w:hanging="640"/>
            <w:divId w:val="1412435034"/>
            <w:rPr>
              <w:ins w:id="1736" w:author="Piyush Nanda" w:date="2023-01-26T11:36:00Z"/>
              <w:rFonts w:eastAsia="Times New Roman"/>
            </w:rPr>
          </w:pPr>
          <w:ins w:id="1737" w:author="Piyush Nanda" w:date="2023-01-26T11:36:00Z">
            <w:r>
              <w:rPr>
                <w:rFonts w:eastAsia="Times New Roman"/>
              </w:rPr>
              <w:t xml:space="preserve">4 </w:t>
            </w:r>
            <w:r>
              <w:rPr>
                <w:rFonts w:eastAsia="Times New Roman"/>
              </w:rPr>
              <w:tab/>
              <w:t xml:space="preserve">Ratcliff WC, Denison RF, </w:t>
            </w:r>
            <w:proofErr w:type="spellStart"/>
            <w:r>
              <w:rPr>
                <w:rFonts w:eastAsia="Times New Roman"/>
              </w:rPr>
              <w:t>Borrello</w:t>
            </w:r>
            <w:proofErr w:type="spellEnd"/>
            <w:r>
              <w:rPr>
                <w:rFonts w:eastAsia="Times New Roman"/>
              </w:rPr>
              <w:t xml:space="preserve"> M, </w:t>
            </w:r>
            <w:proofErr w:type="spellStart"/>
            <w:r>
              <w:rPr>
                <w:rFonts w:eastAsia="Times New Roman"/>
              </w:rPr>
              <w:t>Travisano</w:t>
            </w:r>
            <w:proofErr w:type="spellEnd"/>
            <w:r>
              <w:rPr>
                <w:rFonts w:eastAsia="Times New Roman"/>
              </w:rPr>
              <w:t xml:space="preserve"> M. Experimental evolution of multicellularity. </w:t>
            </w:r>
            <w:r>
              <w:rPr>
                <w:rFonts w:eastAsia="Times New Roman"/>
                <w:i/>
                <w:iCs/>
              </w:rPr>
              <w:t xml:space="preserve">Proc Natl </w:t>
            </w:r>
            <w:proofErr w:type="spellStart"/>
            <w:r>
              <w:rPr>
                <w:rFonts w:eastAsia="Times New Roman"/>
                <w:i/>
                <w:iCs/>
              </w:rPr>
              <w:t>Acad</w:t>
            </w:r>
            <w:proofErr w:type="spellEnd"/>
            <w:r>
              <w:rPr>
                <w:rFonts w:eastAsia="Times New Roman"/>
                <w:i/>
                <w:iCs/>
              </w:rPr>
              <w:t xml:space="preserve"> Sci U S A</w:t>
            </w:r>
            <w:r>
              <w:rPr>
                <w:rFonts w:eastAsia="Times New Roman"/>
              </w:rPr>
              <w:t xml:space="preserve"> 2012; </w:t>
            </w:r>
            <w:r>
              <w:rPr>
                <w:rFonts w:eastAsia="Times New Roman"/>
                <w:b/>
                <w:bCs/>
              </w:rPr>
              <w:t>109</w:t>
            </w:r>
            <w:r>
              <w:rPr>
                <w:rFonts w:eastAsia="Times New Roman"/>
              </w:rPr>
              <w:t>: 1595–1600.</w:t>
            </w:r>
          </w:ins>
        </w:p>
        <w:p w14:paraId="37CE59D2" w14:textId="77777777" w:rsidR="00C548E9" w:rsidRDefault="00C548E9">
          <w:pPr>
            <w:autoSpaceDE w:val="0"/>
            <w:autoSpaceDN w:val="0"/>
            <w:ind w:hanging="640"/>
            <w:divId w:val="1989166655"/>
            <w:rPr>
              <w:ins w:id="1738" w:author="Piyush Nanda" w:date="2023-01-26T11:36:00Z"/>
              <w:rFonts w:eastAsia="Times New Roman"/>
            </w:rPr>
          </w:pPr>
          <w:ins w:id="1739" w:author="Piyush Nanda" w:date="2023-01-26T11:36:00Z">
            <w:r>
              <w:rPr>
                <w:rFonts w:eastAsia="Times New Roman"/>
              </w:rPr>
              <w:t xml:space="preserve">5 </w:t>
            </w:r>
            <w:r>
              <w:rPr>
                <w:rFonts w:eastAsia="Times New Roman"/>
              </w:rPr>
              <w:tab/>
            </w:r>
            <w:proofErr w:type="spellStart"/>
            <w:r>
              <w:rPr>
                <w:rFonts w:eastAsia="Times New Roman"/>
              </w:rPr>
              <w:t>Koschwanez</w:t>
            </w:r>
            <w:proofErr w:type="spellEnd"/>
            <w:r>
              <w:rPr>
                <w:rFonts w:eastAsia="Times New Roman"/>
              </w:rPr>
              <w:t xml:space="preserve"> JH, Foster KR, Murray AW. Improved use of a public good selects for the evolution of undifferentiated multicellularity. </w:t>
            </w:r>
            <w:proofErr w:type="spellStart"/>
            <w:r>
              <w:rPr>
                <w:rFonts w:eastAsia="Times New Roman"/>
                <w:i/>
                <w:iCs/>
              </w:rPr>
              <w:t>Elife</w:t>
            </w:r>
            <w:proofErr w:type="spellEnd"/>
            <w:r>
              <w:rPr>
                <w:rFonts w:eastAsia="Times New Roman"/>
              </w:rPr>
              <w:t xml:space="preserve"> 2013; </w:t>
            </w:r>
            <w:r>
              <w:rPr>
                <w:rFonts w:eastAsia="Times New Roman"/>
                <w:b/>
                <w:bCs/>
              </w:rPr>
              <w:t>2013</w:t>
            </w:r>
            <w:r>
              <w:rPr>
                <w:rFonts w:eastAsia="Times New Roman"/>
              </w:rPr>
              <w:t>. doi:10.7554/eLife.00367.</w:t>
            </w:r>
          </w:ins>
        </w:p>
        <w:p w14:paraId="02589992" w14:textId="77777777" w:rsidR="00C548E9" w:rsidRDefault="00C548E9">
          <w:pPr>
            <w:autoSpaceDE w:val="0"/>
            <w:autoSpaceDN w:val="0"/>
            <w:ind w:hanging="640"/>
            <w:divId w:val="1795438735"/>
            <w:rPr>
              <w:ins w:id="1740" w:author="Piyush Nanda" w:date="2023-01-26T11:36:00Z"/>
              <w:rFonts w:eastAsia="Times New Roman"/>
            </w:rPr>
          </w:pPr>
          <w:ins w:id="1741" w:author="Piyush Nanda" w:date="2023-01-26T11:36:00Z">
            <w:r>
              <w:rPr>
                <w:rFonts w:eastAsia="Times New Roman"/>
              </w:rPr>
              <w:t xml:space="preserve">6 </w:t>
            </w:r>
            <w:r>
              <w:rPr>
                <w:rFonts w:eastAsia="Times New Roman"/>
              </w:rPr>
              <w:tab/>
              <w:t xml:space="preserve">Libby E, Ratcliff W, </w:t>
            </w:r>
            <w:proofErr w:type="spellStart"/>
            <w:r>
              <w:rPr>
                <w:rFonts w:eastAsia="Times New Roman"/>
              </w:rPr>
              <w:t>Travisano</w:t>
            </w:r>
            <w:proofErr w:type="spellEnd"/>
            <w:r>
              <w:rPr>
                <w:rFonts w:eastAsia="Times New Roman"/>
              </w:rPr>
              <w:t xml:space="preserve"> M, Kerr B. Geometry Shapes Evolution of Early Multicellularity.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Comput</w:t>
            </w:r>
            <w:proofErr w:type="spellEnd"/>
            <w:r>
              <w:rPr>
                <w:rFonts w:eastAsia="Times New Roman"/>
                <w:i/>
                <w:iCs/>
              </w:rPr>
              <w:t xml:space="preserve"> Biol</w:t>
            </w:r>
            <w:r>
              <w:rPr>
                <w:rFonts w:eastAsia="Times New Roman"/>
              </w:rPr>
              <w:t xml:space="preserve"> 2014; </w:t>
            </w:r>
            <w:r>
              <w:rPr>
                <w:rFonts w:eastAsia="Times New Roman"/>
                <w:b/>
                <w:bCs/>
              </w:rPr>
              <w:t>10</w:t>
            </w:r>
            <w:r>
              <w:rPr>
                <w:rFonts w:eastAsia="Times New Roman"/>
              </w:rPr>
              <w:t xml:space="preserve">. </w:t>
            </w:r>
            <w:proofErr w:type="gramStart"/>
            <w:r>
              <w:rPr>
                <w:rFonts w:eastAsia="Times New Roman"/>
              </w:rPr>
              <w:t>doi:10.1371/journal.pcbi</w:t>
            </w:r>
            <w:proofErr w:type="gramEnd"/>
            <w:r>
              <w:rPr>
                <w:rFonts w:eastAsia="Times New Roman"/>
              </w:rPr>
              <w:t>.1003803.</w:t>
            </w:r>
          </w:ins>
        </w:p>
        <w:p w14:paraId="1C082612" w14:textId="77777777" w:rsidR="00C548E9" w:rsidRDefault="00C548E9">
          <w:pPr>
            <w:autoSpaceDE w:val="0"/>
            <w:autoSpaceDN w:val="0"/>
            <w:ind w:hanging="640"/>
            <w:divId w:val="1465080632"/>
            <w:rPr>
              <w:ins w:id="1742" w:author="Piyush Nanda" w:date="2023-01-26T11:36:00Z"/>
              <w:rFonts w:eastAsia="Times New Roman"/>
            </w:rPr>
          </w:pPr>
          <w:ins w:id="1743" w:author="Piyush Nanda" w:date="2023-01-26T11:36:00Z">
            <w:r>
              <w:rPr>
                <w:rFonts w:eastAsia="Times New Roman"/>
              </w:rPr>
              <w:t xml:space="preserve">7 </w:t>
            </w:r>
            <w:r>
              <w:rPr>
                <w:rFonts w:eastAsia="Times New Roman"/>
              </w:rPr>
              <w:tab/>
            </w:r>
            <w:proofErr w:type="spellStart"/>
            <w:r>
              <w:rPr>
                <w:rFonts w:eastAsia="Times New Roman"/>
              </w:rPr>
              <w:t>Koschwanez</w:t>
            </w:r>
            <w:proofErr w:type="spellEnd"/>
            <w:r>
              <w:rPr>
                <w:rFonts w:eastAsia="Times New Roman"/>
              </w:rPr>
              <w:t xml:space="preserve"> JH, Foster KR, Murray AW. Sucrose utilization in budding yeast as a model for the origin of undifferentiated multicellularity. </w:t>
            </w:r>
            <w:proofErr w:type="spellStart"/>
            <w:r>
              <w:rPr>
                <w:rFonts w:eastAsia="Times New Roman"/>
                <w:i/>
                <w:iCs/>
              </w:rPr>
              <w:t>PLoS</w:t>
            </w:r>
            <w:proofErr w:type="spellEnd"/>
            <w:r>
              <w:rPr>
                <w:rFonts w:eastAsia="Times New Roman"/>
                <w:i/>
                <w:iCs/>
              </w:rPr>
              <w:t xml:space="preserve"> Biol</w:t>
            </w:r>
            <w:r>
              <w:rPr>
                <w:rFonts w:eastAsia="Times New Roman"/>
              </w:rPr>
              <w:t xml:space="preserve"> 2011; </w:t>
            </w:r>
            <w:r>
              <w:rPr>
                <w:rFonts w:eastAsia="Times New Roman"/>
                <w:b/>
                <w:bCs/>
              </w:rPr>
              <w:t>9</w:t>
            </w:r>
            <w:r>
              <w:rPr>
                <w:rFonts w:eastAsia="Times New Roman"/>
              </w:rPr>
              <w:t xml:space="preserve">. </w:t>
            </w:r>
            <w:proofErr w:type="gramStart"/>
            <w:r>
              <w:rPr>
                <w:rFonts w:eastAsia="Times New Roman"/>
              </w:rPr>
              <w:t>doi:10.1371/journal.pbio</w:t>
            </w:r>
            <w:proofErr w:type="gramEnd"/>
            <w:r>
              <w:rPr>
                <w:rFonts w:eastAsia="Times New Roman"/>
              </w:rPr>
              <w:t>.1001122.</w:t>
            </w:r>
          </w:ins>
        </w:p>
        <w:p w14:paraId="7FA94493" w14:textId="77777777" w:rsidR="00C548E9" w:rsidRDefault="00C548E9">
          <w:pPr>
            <w:autoSpaceDE w:val="0"/>
            <w:autoSpaceDN w:val="0"/>
            <w:ind w:hanging="640"/>
            <w:divId w:val="574827251"/>
            <w:rPr>
              <w:ins w:id="1744" w:author="Piyush Nanda" w:date="2023-01-26T11:36:00Z"/>
              <w:rFonts w:eastAsia="Times New Roman"/>
            </w:rPr>
          </w:pPr>
          <w:ins w:id="1745" w:author="Piyush Nanda" w:date="2023-01-26T11:36:00Z">
            <w:r>
              <w:rPr>
                <w:rFonts w:eastAsia="Times New Roman"/>
              </w:rPr>
              <w:t xml:space="preserve">8 </w:t>
            </w:r>
            <w:r>
              <w:rPr>
                <w:rFonts w:eastAsia="Times New Roman"/>
              </w:rPr>
              <w:tab/>
              <w:t xml:space="preserve">Wahl ME, Murray AW. Multicellularity makes somatic differentiation evolutionarily stable. </w:t>
            </w:r>
            <w:r>
              <w:rPr>
                <w:rFonts w:eastAsia="Times New Roman"/>
                <w:i/>
                <w:iCs/>
              </w:rPr>
              <w:t xml:space="preserve">Proc Natl </w:t>
            </w:r>
            <w:proofErr w:type="spellStart"/>
            <w:r>
              <w:rPr>
                <w:rFonts w:eastAsia="Times New Roman"/>
                <w:i/>
                <w:iCs/>
              </w:rPr>
              <w:t>Acad</w:t>
            </w:r>
            <w:proofErr w:type="spellEnd"/>
            <w:r>
              <w:rPr>
                <w:rFonts w:eastAsia="Times New Roman"/>
                <w:i/>
                <w:iCs/>
              </w:rPr>
              <w:t xml:space="preserve"> Sci U S A</w:t>
            </w:r>
            <w:r>
              <w:rPr>
                <w:rFonts w:eastAsia="Times New Roman"/>
              </w:rPr>
              <w:t xml:space="preserve"> 2016; </w:t>
            </w:r>
            <w:r>
              <w:rPr>
                <w:rFonts w:eastAsia="Times New Roman"/>
                <w:b/>
                <w:bCs/>
              </w:rPr>
              <w:t>113</w:t>
            </w:r>
            <w:r>
              <w:rPr>
                <w:rFonts w:eastAsia="Times New Roman"/>
              </w:rPr>
              <w:t>: 8362–8367.</w:t>
            </w:r>
          </w:ins>
        </w:p>
        <w:p w14:paraId="1BB8A98D" w14:textId="77777777" w:rsidR="00C548E9" w:rsidRDefault="00C548E9">
          <w:pPr>
            <w:autoSpaceDE w:val="0"/>
            <w:autoSpaceDN w:val="0"/>
            <w:ind w:hanging="640"/>
            <w:divId w:val="1190803128"/>
            <w:rPr>
              <w:ins w:id="1746" w:author="Piyush Nanda" w:date="2023-01-26T11:36:00Z"/>
              <w:rFonts w:eastAsia="Times New Roman"/>
            </w:rPr>
          </w:pPr>
          <w:ins w:id="1747" w:author="Piyush Nanda" w:date="2023-01-26T11:36:00Z">
            <w:r>
              <w:rPr>
                <w:rFonts w:eastAsia="Times New Roman"/>
              </w:rPr>
              <w:t xml:space="preserve">9 </w:t>
            </w:r>
            <w:r>
              <w:rPr>
                <w:rFonts w:eastAsia="Times New Roman"/>
              </w:rPr>
              <w:tab/>
            </w:r>
            <w:proofErr w:type="spellStart"/>
            <w:r>
              <w:rPr>
                <w:rFonts w:eastAsia="Times New Roman"/>
              </w:rPr>
              <w:t>Jacobeen</w:t>
            </w:r>
            <w:proofErr w:type="spellEnd"/>
            <w:r>
              <w:rPr>
                <w:rFonts w:eastAsia="Times New Roman"/>
              </w:rPr>
              <w:t xml:space="preserve"> S, </w:t>
            </w:r>
            <w:proofErr w:type="spellStart"/>
            <w:r>
              <w:rPr>
                <w:rFonts w:eastAsia="Times New Roman"/>
              </w:rPr>
              <w:t>Pentz</w:t>
            </w:r>
            <w:proofErr w:type="spellEnd"/>
            <w:r>
              <w:rPr>
                <w:rFonts w:eastAsia="Times New Roman"/>
              </w:rPr>
              <w:t xml:space="preserve"> JT, </w:t>
            </w:r>
            <w:proofErr w:type="spellStart"/>
            <w:r>
              <w:rPr>
                <w:rFonts w:eastAsia="Times New Roman"/>
              </w:rPr>
              <w:t>Graba</w:t>
            </w:r>
            <w:proofErr w:type="spellEnd"/>
            <w:r>
              <w:rPr>
                <w:rFonts w:eastAsia="Times New Roman"/>
              </w:rPr>
              <w:t xml:space="preserve"> EC, </w:t>
            </w:r>
            <w:proofErr w:type="spellStart"/>
            <w:r>
              <w:rPr>
                <w:rFonts w:eastAsia="Times New Roman"/>
              </w:rPr>
              <w:t>Brandys</w:t>
            </w:r>
            <w:proofErr w:type="spellEnd"/>
            <w:r>
              <w:rPr>
                <w:rFonts w:eastAsia="Times New Roman"/>
              </w:rPr>
              <w:t xml:space="preserve"> CG, Ratcliff WC, </w:t>
            </w:r>
            <w:proofErr w:type="spellStart"/>
            <w:r>
              <w:rPr>
                <w:rFonts w:eastAsia="Times New Roman"/>
              </w:rPr>
              <w:t>Yunker</w:t>
            </w:r>
            <w:proofErr w:type="spellEnd"/>
            <w:r>
              <w:rPr>
                <w:rFonts w:eastAsia="Times New Roman"/>
              </w:rPr>
              <w:t xml:space="preserve"> PJ. Cellular packing, mechanical </w:t>
            </w:r>
            <w:proofErr w:type="gramStart"/>
            <w:r>
              <w:rPr>
                <w:rFonts w:eastAsia="Times New Roman"/>
              </w:rPr>
              <w:t>stress</w:t>
            </w:r>
            <w:proofErr w:type="gramEnd"/>
            <w:r>
              <w:rPr>
                <w:rFonts w:eastAsia="Times New Roman"/>
              </w:rPr>
              <w:t xml:space="preserve"> and the evolution of multicellularity. </w:t>
            </w:r>
            <w:r>
              <w:rPr>
                <w:rFonts w:eastAsia="Times New Roman"/>
                <w:i/>
                <w:iCs/>
              </w:rPr>
              <w:t>Nat Phys</w:t>
            </w:r>
            <w:r>
              <w:rPr>
                <w:rFonts w:eastAsia="Times New Roman"/>
              </w:rPr>
              <w:t xml:space="preserve"> 2018; </w:t>
            </w:r>
            <w:r>
              <w:rPr>
                <w:rFonts w:eastAsia="Times New Roman"/>
                <w:b/>
                <w:bCs/>
              </w:rPr>
              <w:t>14</w:t>
            </w:r>
            <w:r>
              <w:rPr>
                <w:rFonts w:eastAsia="Times New Roman"/>
              </w:rPr>
              <w:t>: 286–290.</w:t>
            </w:r>
          </w:ins>
        </w:p>
        <w:p w14:paraId="164D3A4D" w14:textId="77777777" w:rsidR="00C548E9" w:rsidRDefault="00C548E9">
          <w:pPr>
            <w:autoSpaceDE w:val="0"/>
            <w:autoSpaceDN w:val="0"/>
            <w:ind w:hanging="640"/>
            <w:divId w:val="1263491472"/>
            <w:rPr>
              <w:ins w:id="1748" w:author="Piyush Nanda" w:date="2023-01-26T11:36:00Z"/>
              <w:rFonts w:eastAsia="Times New Roman"/>
            </w:rPr>
          </w:pPr>
          <w:ins w:id="1749" w:author="Piyush Nanda" w:date="2023-01-26T11:36:00Z">
            <w:r>
              <w:rPr>
                <w:rFonts w:eastAsia="Times New Roman"/>
              </w:rPr>
              <w:t xml:space="preserve">10 </w:t>
            </w:r>
            <w:r>
              <w:rPr>
                <w:rFonts w:eastAsia="Times New Roman"/>
              </w:rPr>
              <w:tab/>
            </w:r>
            <w:proofErr w:type="spellStart"/>
            <w:r>
              <w:rPr>
                <w:rFonts w:eastAsia="Times New Roman"/>
              </w:rPr>
              <w:t>Bozdag</w:t>
            </w:r>
            <w:proofErr w:type="spellEnd"/>
            <w:r>
              <w:rPr>
                <w:rFonts w:eastAsia="Times New Roman"/>
              </w:rPr>
              <w:t xml:space="preserve"> GO, Libby E, </w:t>
            </w:r>
            <w:proofErr w:type="spellStart"/>
            <w:r>
              <w:rPr>
                <w:rFonts w:eastAsia="Times New Roman"/>
              </w:rPr>
              <w:t>Pineau</w:t>
            </w:r>
            <w:proofErr w:type="spellEnd"/>
            <w:r>
              <w:rPr>
                <w:rFonts w:eastAsia="Times New Roman"/>
              </w:rPr>
              <w:t xml:space="preserve"> R, Reinhard CT, Ratcliff WC. Oxygen suppression of macroscopic multicellularity. </w:t>
            </w:r>
            <w:r>
              <w:rPr>
                <w:rFonts w:eastAsia="Times New Roman"/>
                <w:i/>
                <w:iCs/>
              </w:rPr>
              <w:t xml:space="preserve">Nat </w:t>
            </w:r>
            <w:proofErr w:type="spellStart"/>
            <w:r>
              <w:rPr>
                <w:rFonts w:eastAsia="Times New Roman"/>
                <w:i/>
                <w:iCs/>
              </w:rPr>
              <w:t>Commun</w:t>
            </w:r>
            <w:proofErr w:type="spellEnd"/>
            <w:r>
              <w:rPr>
                <w:rFonts w:eastAsia="Times New Roman"/>
              </w:rPr>
              <w:t xml:space="preserve"> 2021; </w:t>
            </w:r>
            <w:r>
              <w:rPr>
                <w:rFonts w:eastAsia="Times New Roman"/>
                <w:b/>
                <w:bCs/>
              </w:rPr>
              <w:t>12</w:t>
            </w:r>
            <w:r>
              <w:rPr>
                <w:rFonts w:eastAsia="Times New Roman"/>
              </w:rPr>
              <w:t>. doi:10.1038/s41467-021-23104-0.</w:t>
            </w:r>
          </w:ins>
        </w:p>
        <w:p w14:paraId="2BC258AB" w14:textId="77777777" w:rsidR="00C548E9" w:rsidRDefault="00C548E9">
          <w:pPr>
            <w:autoSpaceDE w:val="0"/>
            <w:autoSpaceDN w:val="0"/>
            <w:ind w:hanging="640"/>
            <w:divId w:val="25566390"/>
            <w:rPr>
              <w:ins w:id="1750" w:author="Piyush Nanda" w:date="2023-01-26T11:36:00Z"/>
              <w:rFonts w:eastAsia="Times New Roman"/>
            </w:rPr>
          </w:pPr>
          <w:ins w:id="1751" w:author="Piyush Nanda" w:date="2023-01-26T11:36:00Z">
            <w:r>
              <w:rPr>
                <w:rFonts w:eastAsia="Times New Roman"/>
              </w:rPr>
              <w:t xml:space="preserve">11 </w:t>
            </w:r>
            <w:r>
              <w:rPr>
                <w:rFonts w:eastAsia="Times New Roman"/>
              </w:rPr>
              <w:tab/>
              <w:t xml:space="preserve">White MD, </w:t>
            </w:r>
            <w:proofErr w:type="spellStart"/>
            <w:r>
              <w:rPr>
                <w:rFonts w:eastAsia="Times New Roman"/>
              </w:rPr>
              <w:t>Zenker</w:t>
            </w:r>
            <w:proofErr w:type="spellEnd"/>
            <w:r>
              <w:rPr>
                <w:rFonts w:eastAsia="Times New Roman"/>
              </w:rPr>
              <w:t xml:space="preserve"> J, </w:t>
            </w:r>
            <w:proofErr w:type="spellStart"/>
            <w:r>
              <w:rPr>
                <w:rFonts w:eastAsia="Times New Roman"/>
              </w:rPr>
              <w:t>Bissiere</w:t>
            </w:r>
            <w:proofErr w:type="spellEnd"/>
            <w:r>
              <w:rPr>
                <w:rFonts w:eastAsia="Times New Roman"/>
              </w:rPr>
              <w:t xml:space="preserve"> S, Plachta N. How cells change shape and position in the early mammalian embryo. </w:t>
            </w:r>
            <w:proofErr w:type="spellStart"/>
            <w:r>
              <w:rPr>
                <w:rFonts w:eastAsia="Times New Roman"/>
                <w:i/>
                <w:iCs/>
              </w:rPr>
              <w:t>Curr</w:t>
            </w:r>
            <w:proofErr w:type="spellEnd"/>
            <w:r>
              <w:rPr>
                <w:rFonts w:eastAsia="Times New Roman"/>
                <w:i/>
                <w:iCs/>
              </w:rPr>
              <w:t xml:space="preserve"> </w:t>
            </w:r>
            <w:proofErr w:type="spellStart"/>
            <w:r>
              <w:rPr>
                <w:rFonts w:eastAsia="Times New Roman"/>
                <w:i/>
                <w:iCs/>
              </w:rPr>
              <w:t>Opin</w:t>
            </w:r>
            <w:proofErr w:type="spellEnd"/>
            <w:r>
              <w:rPr>
                <w:rFonts w:eastAsia="Times New Roman"/>
                <w:i/>
                <w:iCs/>
              </w:rPr>
              <w:t xml:space="preserve"> Cell Biol</w:t>
            </w:r>
            <w:r>
              <w:rPr>
                <w:rFonts w:eastAsia="Times New Roman"/>
              </w:rPr>
              <w:t xml:space="preserve"> 2017; </w:t>
            </w:r>
            <w:r>
              <w:rPr>
                <w:rFonts w:eastAsia="Times New Roman"/>
                <w:b/>
                <w:bCs/>
              </w:rPr>
              <w:t>44</w:t>
            </w:r>
            <w:r>
              <w:rPr>
                <w:rFonts w:eastAsia="Times New Roman"/>
              </w:rPr>
              <w:t>: 7–13.</w:t>
            </w:r>
          </w:ins>
        </w:p>
        <w:p w14:paraId="59D0508A" w14:textId="77777777" w:rsidR="00C548E9" w:rsidRDefault="00C548E9">
          <w:pPr>
            <w:autoSpaceDE w:val="0"/>
            <w:autoSpaceDN w:val="0"/>
            <w:ind w:hanging="640"/>
            <w:divId w:val="23023680"/>
            <w:rPr>
              <w:ins w:id="1752" w:author="Piyush Nanda" w:date="2023-01-26T11:36:00Z"/>
              <w:rFonts w:eastAsia="Times New Roman"/>
            </w:rPr>
          </w:pPr>
          <w:ins w:id="1753" w:author="Piyush Nanda" w:date="2023-01-26T11:36:00Z">
            <w:r>
              <w:rPr>
                <w:rFonts w:eastAsia="Times New Roman"/>
              </w:rPr>
              <w:t xml:space="preserve">12 </w:t>
            </w:r>
            <w:r>
              <w:rPr>
                <w:rFonts w:eastAsia="Times New Roman"/>
              </w:rPr>
              <w:tab/>
              <w:t>Kang PJ, Hood-</w:t>
            </w:r>
            <w:proofErr w:type="spellStart"/>
            <w:r>
              <w:rPr>
                <w:rFonts w:eastAsia="Times New Roman"/>
              </w:rPr>
              <w:t>DeGrenier</w:t>
            </w:r>
            <w:proofErr w:type="spellEnd"/>
            <w:r>
              <w:rPr>
                <w:rFonts w:eastAsia="Times New Roman"/>
              </w:rPr>
              <w:t xml:space="preserve"> JK, Park HO. Coupling of </w:t>
            </w:r>
            <w:proofErr w:type="spellStart"/>
            <w:r>
              <w:rPr>
                <w:rFonts w:eastAsia="Times New Roman"/>
              </w:rPr>
              <w:t>septins</w:t>
            </w:r>
            <w:proofErr w:type="spellEnd"/>
            <w:r>
              <w:rPr>
                <w:rFonts w:eastAsia="Times New Roman"/>
              </w:rPr>
              <w:t xml:space="preserve"> to the axial landmark by bud4 in budding yeast. </w:t>
            </w:r>
            <w:r>
              <w:rPr>
                <w:rFonts w:eastAsia="Times New Roman"/>
                <w:i/>
                <w:iCs/>
              </w:rPr>
              <w:t>J Cell Sci</w:t>
            </w:r>
            <w:r>
              <w:rPr>
                <w:rFonts w:eastAsia="Times New Roman"/>
              </w:rPr>
              <w:t xml:space="preserve"> 2013; </w:t>
            </w:r>
            <w:r>
              <w:rPr>
                <w:rFonts w:eastAsia="Times New Roman"/>
                <w:b/>
                <w:bCs/>
              </w:rPr>
              <w:t>126</w:t>
            </w:r>
            <w:r>
              <w:rPr>
                <w:rFonts w:eastAsia="Times New Roman"/>
              </w:rPr>
              <w:t>: 1218–1226.</w:t>
            </w:r>
          </w:ins>
        </w:p>
        <w:p w14:paraId="27AEB5B8" w14:textId="77777777" w:rsidR="00C548E9" w:rsidRDefault="00C548E9">
          <w:pPr>
            <w:autoSpaceDE w:val="0"/>
            <w:autoSpaceDN w:val="0"/>
            <w:ind w:hanging="640"/>
            <w:divId w:val="898635632"/>
            <w:rPr>
              <w:ins w:id="1754" w:author="Piyush Nanda" w:date="2023-01-26T11:36:00Z"/>
              <w:rFonts w:eastAsia="Times New Roman"/>
            </w:rPr>
          </w:pPr>
          <w:ins w:id="1755" w:author="Piyush Nanda" w:date="2023-01-26T11:36:00Z">
            <w:r>
              <w:rPr>
                <w:rFonts w:eastAsia="Times New Roman"/>
              </w:rPr>
              <w:lastRenderedPageBreak/>
              <w:t xml:space="preserve">13 </w:t>
            </w:r>
            <w:r>
              <w:rPr>
                <w:rFonts w:eastAsia="Times New Roman"/>
              </w:rPr>
              <w:tab/>
              <w:t xml:space="preserve">Ziv N, Siegal ML, Gresham D. Genetic and nongenetic determinants of cell growth variation assessed by high-throughput microscopy. </w:t>
            </w:r>
            <w:r>
              <w:rPr>
                <w:rFonts w:eastAsia="Times New Roman"/>
                <w:i/>
                <w:iCs/>
              </w:rPr>
              <w:t xml:space="preserve">Mol Biol </w:t>
            </w:r>
            <w:proofErr w:type="spellStart"/>
            <w:r>
              <w:rPr>
                <w:rFonts w:eastAsia="Times New Roman"/>
                <w:i/>
                <w:iCs/>
              </w:rPr>
              <w:t>Evol</w:t>
            </w:r>
            <w:proofErr w:type="spellEnd"/>
            <w:r>
              <w:rPr>
                <w:rFonts w:eastAsia="Times New Roman"/>
              </w:rPr>
              <w:t xml:space="preserve"> 2013; </w:t>
            </w:r>
            <w:r>
              <w:rPr>
                <w:rFonts w:eastAsia="Times New Roman"/>
                <w:b/>
                <w:bCs/>
              </w:rPr>
              <w:t>30</w:t>
            </w:r>
            <w:r>
              <w:rPr>
                <w:rFonts w:eastAsia="Times New Roman"/>
              </w:rPr>
              <w:t>: 2568–2578.</w:t>
            </w:r>
          </w:ins>
        </w:p>
        <w:p w14:paraId="747E29C9" w14:textId="77777777" w:rsidR="00C548E9" w:rsidRDefault="00C548E9">
          <w:pPr>
            <w:autoSpaceDE w:val="0"/>
            <w:autoSpaceDN w:val="0"/>
            <w:ind w:hanging="640"/>
            <w:divId w:val="1009482028"/>
            <w:rPr>
              <w:ins w:id="1756" w:author="Piyush Nanda" w:date="2023-01-26T11:36:00Z"/>
              <w:rFonts w:eastAsia="Times New Roman"/>
            </w:rPr>
          </w:pPr>
          <w:ins w:id="1757" w:author="Piyush Nanda" w:date="2023-01-26T11:36:00Z">
            <w:r>
              <w:rPr>
                <w:rFonts w:eastAsia="Times New Roman"/>
              </w:rPr>
              <w:t xml:space="preserve">14 </w:t>
            </w:r>
            <w:r>
              <w:rPr>
                <w:rFonts w:eastAsia="Times New Roman"/>
              </w:rPr>
              <w:tab/>
            </w:r>
            <w:proofErr w:type="spellStart"/>
            <w:r>
              <w:rPr>
                <w:rFonts w:eastAsia="Times New Roman"/>
              </w:rPr>
              <w:t>Kuranda</w:t>
            </w:r>
            <w:proofErr w:type="spellEnd"/>
            <w:r>
              <w:rPr>
                <w:rFonts w:eastAsia="Times New Roman"/>
              </w:rPr>
              <w:t xml:space="preserve"> MJ, Robbins PW. Chitinase is required for cell separation during growth of Saccharomyces cerevisiae. </w:t>
            </w:r>
            <w:r>
              <w:rPr>
                <w:rFonts w:eastAsia="Times New Roman"/>
                <w:i/>
                <w:iCs/>
              </w:rPr>
              <w:t>Journal of Biological Chemistry</w:t>
            </w:r>
            <w:r>
              <w:rPr>
                <w:rFonts w:eastAsia="Times New Roman"/>
              </w:rPr>
              <w:t xml:space="preserve"> 1991; </w:t>
            </w:r>
            <w:r>
              <w:rPr>
                <w:rFonts w:eastAsia="Times New Roman"/>
                <w:b/>
                <w:bCs/>
              </w:rPr>
              <w:t>266</w:t>
            </w:r>
            <w:r>
              <w:rPr>
                <w:rFonts w:eastAsia="Times New Roman"/>
              </w:rPr>
              <w:t>: 19758–19767.</w:t>
            </w:r>
          </w:ins>
        </w:p>
        <w:p w14:paraId="2715EAF9" w14:textId="77777777" w:rsidR="00C548E9" w:rsidRDefault="00C548E9">
          <w:pPr>
            <w:autoSpaceDE w:val="0"/>
            <w:autoSpaceDN w:val="0"/>
            <w:ind w:hanging="640"/>
            <w:divId w:val="1141772602"/>
            <w:rPr>
              <w:ins w:id="1758" w:author="Piyush Nanda" w:date="2023-01-26T11:36:00Z"/>
              <w:rFonts w:eastAsia="Times New Roman"/>
            </w:rPr>
          </w:pPr>
          <w:ins w:id="1759" w:author="Piyush Nanda" w:date="2023-01-26T11:36:00Z">
            <w:r>
              <w:rPr>
                <w:rFonts w:eastAsia="Times New Roman"/>
              </w:rPr>
              <w:t xml:space="preserve">15 </w:t>
            </w:r>
            <w:r>
              <w:rPr>
                <w:rFonts w:eastAsia="Times New Roman"/>
              </w:rPr>
              <w:tab/>
              <w:t xml:space="preserve">Day TC, </w:t>
            </w:r>
            <w:proofErr w:type="spellStart"/>
            <w:r>
              <w:rPr>
                <w:rFonts w:eastAsia="Times New Roman"/>
              </w:rPr>
              <w:t>Höhn</w:t>
            </w:r>
            <w:proofErr w:type="spellEnd"/>
            <w:r>
              <w:rPr>
                <w:rFonts w:eastAsia="Times New Roman"/>
              </w:rPr>
              <w:t xml:space="preserve"> SS, Zamani-</w:t>
            </w:r>
            <w:proofErr w:type="spellStart"/>
            <w:r>
              <w:rPr>
                <w:rFonts w:eastAsia="Times New Roman"/>
              </w:rPr>
              <w:t>Dahaj</w:t>
            </w:r>
            <w:proofErr w:type="spellEnd"/>
            <w:r>
              <w:rPr>
                <w:rFonts w:eastAsia="Times New Roman"/>
              </w:rPr>
              <w:t xml:space="preserve"> SA, Yanni D, </w:t>
            </w:r>
            <w:proofErr w:type="spellStart"/>
            <w:r>
              <w:rPr>
                <w:rFonts w:eastAsia="Times New Roman"/>
              </w:rPr>
              <w:t>Burnetti</w:t>
            </w:r>
            <w:proofErr w:type="spellEnd"/>
            <w:r>
              <w:rPr>
                <w:rFonts w:eastAsia="Times New Roman"/>
              </w:rPr>
              <w:t xml:space="preserve"> A, </w:t>
            </w:r>
            <w:proofErr w:type="spellStart"/>
            <w:r>
              <w:rPr>
                <w:rFonts w:eastAsia="Times New Roman"/>
              </w:rPr>
              <w:t>Pentz</w:t>
            </w:r>
            <w:proofErr w:type="spellEnd"/>
            <w:r>
              <w:rPr>
                <w:rFonts w:eastAsia="Times New Roman"/>
              </w:rPr>
              <w:t xml:space="preserve"> J </w:t>
            </w:r>
            <w:r>
              <w:rPr>
                <w:rFonts w:eastAsia="Times New Roman"/>
                <w:i/>
                <w:iCs/>
              </w:rPr>
              <w:t>et al.</w:t>
            </w:r>
            <w:r>
              <w:rPr>
                <w:rFonts w:eastAsia="Times New Roman"/>
              </w:rPr>
              <w:t xml:space="preserve"> Cellular organization in lab-evolved and extant multicellular species obeys a maximum entropy law. </w:t>
            </w:r>
            <w:proofErr w:type="spellStart"/>
            <w:r>
              <w:rPr>
                <w:rFonts w:eastAsia="Times New Roman"/>
                <w:i/>
                <w:iCs/>
              </w:rPr>
              <w:t>Elife</w:t>
            </w:r>
            <w:proofErr w:type="spellEnd"/>
            <w:r>
              <w:rPr>
                <w:rFonts w:eastAsia="Times New Roman"/>
              </w:rPr>
              <w:t xml:space="preserve"> 2022; </w:t>
            </w:r>
            <w:r>
              <w:rPr>
                <w:rFonts w:eastAsia="Times New Roman"/>
                <w:b/>
                <w:bCs/>
              </w:rPr>
              <w:t>11</w:t>
            </w:r>
            <w:r>
              <w:rPr>
                <w:rFonts w:eastAsia="Times New Roman"/>
              </w:rPr>
              <w:t>: 1–28.</w:t>
            </w:r>
          </w:ins>
        </w:p>
        <w:p w14:paraId="0EE41C1D" w14:textId="77777777" w:rsidR="00C548E9" w:rsidRDefault="00C548E9">
          <w:pPr>
            <w:autoSpaceDE w:val="0"/>
            <w:autoSpaceDN w:val="0"/>
            <w:ind w:hanging="640"/>
            <w:divId w:val="1919634936"/>
            <w:rPr>
              <w:ins w:id="1760" w:author="Piyush Nanda" w:date="2023-01-26T11:36:00Z"/>
              <w:rFonts w:eastAsia="Times New Roman"/>
            </w:rPr>
          </w:pPr>
          <w:ins w:id="1761" w:author="Piyush Nanda" w:date="2023-01-26T11:36:00Z">
            <w:r>
              <w:rPr>
                <w:rFonts w:eastAsia="Times New Roman"/>
              </w:rPr>
              <w:t xml:space="preserve">16 </w:t>
            </w:r>
            <w:r>
              <w:rPr>
                <w:rFonts w:eastAsia="Times New Roman"/>
              </w:rPr>
              <w:tab/>
            </w:r>
            <w:proofErr w:type="spellStart"/>
            <w:r>
              <w:rPr>
                <w:rFonts w:eastAsia="Times New Roman"/>
              </w:rPr>
              <w:t>Ottoz</w:t>
            </w:r>
            <w:proofErr w:type="spellEnd"/>
            <w:r>
              <w:rPr>
                <w:rFonts w:eastAsia="Times New Roman"/>
              </w:rPr>
              <w:t xml:space="preserve"> DSM, Rudolf F, Stelling J. Inducible, tightly regulated and growth condition-independent transcription factor in Saccharomyces cerevisiae. </w:t>
            </w:r>
            <w:r>
              <w:rPr>
                <w:rFonts w:eastAsia="Times New Roman"/>
                <w:i/>
                <w:iCs/>
              </w:rPr>
              <w:t>Nucleic Acids Res</w:t>
            </w:r>
            <w:r>
              <w:rPr>
                <w:rFonts w:eastAsia="Times New Roman"/>
              </w:rPr>
              <w:t xml:space="preserve"> 2014; </w:t>
            </w:r>
            <w:r>
              <w:rPr>
                <w:rFonts w:eastAsia="Times New Roman"/>
                <w:b/>
                <w:bCs/>
              </w:rPr>
              <w:t>42</w:t>
            </w:r>
            <w:r>
              <w:rPr>
                <w:rFonts w:eastAsia="Times New Roman"/>
              </w:rPr>
              <w:t>. doi:10.1093/</w:t>
            </w:r>
            <w:proofErr w:type="spellStart"/>
            <w:r>
              <w:rPr>
                <w:rFonts w:eastAsia="Times New Roman"/>
              </w:rPr>
              <w:t>nar</w:t>
            </w:r>
            <w:proofErr w:type="spellEnd"/>
            <w:r>
              <w:rPr>
                <w:rFonts w:eastAsia="Times New Roman"/>
              </w:rPr>
              <w:t>/gku616.</w:t>
            </w:r>
          </w:ins>
        </w:p>
        <w:p w14:paraId="60174D37" w14:textId="77777777" w:rsidR="00C548E9" w:rsidRDefault="00C548E9">
          <w:pPr>
            <w:autoSpaceDE w:val="0"/>
            <w:autoSpaceDN w:val="0"/>
            <w:ind w:hanging="640"/>
            <w:divId w:val="826556418"/>
            <w:rPr>
              <w:ins w:id="1762" w:author="Piyush Nanda" w:date="2023-01-26T11:36:00Z"/>
              <w:rFonts w:eastAsia="Times New Roman"/>
            </w:rPr>
          </w:pPr>
          <w:ins w:id="1763" w:author="Piyush Nanda" w:date="2023-01-26T11:36:00Z">
            <w:r>
              <w:rPr>
                <w:rFonts w:eastAsia="Times New Roman"/>
              </w:rPr>
              <w:t xml:space="preserve">17 </w:t>
            </w:r>
            <w:r>
              <w:rPr>
                <w:rFonts w:eastAsia="Times New Roman"/>
              </w:rPr>
              <w:tab/>
              <w:t xml:space="preserve">King L, Butler G. Ace2p, a regulator of CTS1 (chitinase) expression, affects </w:t>
            </w:r>
            <w:proofErr w:type="spellStart"/>
            <w:r>
              <w:rPr>
                <w:rFonts w:eastAsia="Times New Roman"/>
              </w:rPr>
              <w:t>pseudohyphal</w:t>
            </w:r>
            <w:proofErr w:type="spellEnd"/>
            <w:r>
              <w:rPr>
                <w:rFonts w:eastAsia="Times New Roman"/>
              </w:rPr>
              <w:t xml:space="preserve"> production in Saccharomyces cerevisiae. </w:t>
            </w:r>
            <w:proofErr w:type="spellStart"/>
            <w:r>
              <w:rPr>
                <w:rFonts w:eastAsia="Times New Roman"/>
                <w:i/>
                <w:iCs/>
              </w:rPr>
              <w:t>Curr</w:t>
            </w:r>
            <w:proofErr w:type="spellEnd"/>
            <w:r>
              <w:rPr>
                <w:rFonts w:eastAsia="Times New Roman"/>
                <w:i/>
                <w:iCs/>
              </w:rPr>
              <w:t xml:space="preserve"> Genet</w:t>
            </w:r>
            <w:r>
              <w:rPr>
                <w:rFonts w:eastAsia="Times New Roman"/>
              </w:rPr>
              <w:t xml:space="preserve"> 1998; </w:t>
            </w:r>
            <w:r>
              <w:rPr>
                <w:rFonts w:eastAsia="Times New Roman"/>
                <w:b/>
                <w:bCs/>
              </w:rPr>
              <w:t>34</w:t>
            </w:r>
            <w:r>
              <w:rPr>
                <w:rFonts w:eastAsia="Times New Roman"/>
              </w:rPr>
              <w:t>: 183–191.</w:t>
            </w:r>
          </w:ins>
        </w:p>
        <w:p w14:paraId="78FA1829" w14:textId="77777777" w:rsidR="00C548E9" w:rsidRDefault="00C548E9">
          <w:pPr>
            <w:autoSpaceDE w:val="0"/>
            <w:autoSpaceDN w:val="0"/>
            <w:ind w:hanging="640"/>
            <w:divId w:val="798187529"/>
            <w:rPr>
              <w:ins w:id="1764" w:author="Piyush Nanda" w:date="2023-01-26T11:36:00Z"/>
              <w:rFonts w:eastAsia="Times New Roman"/>
            </w:rPr>
          </w:pPr>
          <w:ins w:id="1765" w:author="Piyush Nanda" w:date="2023-01-26T11:36:00Z">
            <w:r>
              <w:rPr>
                <w:rFonts w:eastAsia="Times New Roman"/>
              </w:rPr>
              <w:t xml:space="preserve">18 </w:t>
            </w:r>
            <w:r>
              <w:rPr>
                <w:rFonts w:eastAsia="Times New Roman"/>
              </w:rPr>
              <w:tab/>
            </w:r>
            <w:proofErr w:type="spellStart"/>
            <w:r>
              <w:rPr>
                <w:rFonts w:eastAsia="Times New Roman"/>
              </w:rPr>
              <w:t>Sbia</w:t>
            </w:r>
            <w:proofErr w:type="spellEnd"/>
            <w:r>
              <w:rPr>
                <w:rFonts w:eastAsia="Times New Roman"/>
              </w:rPr>
              <w:t xml:space="preserve"> M, Parnell EJ, Yu Y, Olsen AE, </w:t>
            </w:r>
            <w:proofErr w:type="spellStart"/>
            <w:r>
              <w:rPr>
                <w:rFonts w:eastAsia="Times New Roman"/>
              </w:rPr>
              <w:t>Kretschmann</w:t>
            </w:r>
            <w:proofErr w:type="spellEnd"/>
            <w:r>
              <w:rPr>
                <w:rFonts w:eastAsia="Times New Roman"/>
              </w:rPr>
              <w:t xml:space="preserve"> KL, </w:t>
            </w:r>
            <w:proofErr w:type="spellStart"/>
            <w:r>
              <w:rPr>
                <w:rFonts w:eastAsia="Times New Roman"/>
              </w:rPr>
              <w:t>Voth</w:t>
            </w:r>
            <w:proofErr w:type="spellEnd"/>
            <w:r>
              <w:rPr>
                <w:rFonts w:eastAsia="Times New Roman"/>
              </w:rPr>
              <w:t xml:space="preserve"> WP </w:t>
            </w:r>
            <w:r>
              <w:rPr>
                <w:rFonts w:eastAsia="Times New Roman"/>
                <w:i/>
                <w:iCs/>
              </w:rPr>
              <w:t>et al.</w:t>
            </w:r>
            <w:r>
              <w:rPr>
                <w:rFonts w:eastAsia="Times New Roman"/>
              </w:rPr>
              <w:t xml:space="preserve"> Regulation of the yeast Ace2 transcription factor during the cell cycle. </w:t>
            </w:r>
            <w:r>
              <w:rPr>
                <w:rFonts w:eastAsia="Times New Roman"/>
                <w:i/>
                <w:iCs/>
              </w:rPr>
              <w:t>Journal of Biological Chemistry</w:t>
            </w:r>
            <w:r>
              <w:rPr>
                <w:rFonts w:eastAsia="Times New Roman"/>
              </w:rPr>
              <w:t xml:space="preserve"> 2008; </w:t>
            </w:r>
            <w:r>
              <w:rPr>
                <w:rFonts w:eastAsia="Times New Roman"/>
                <w:b/>
                <w:bCs/>
              </w:rPr>
              <w:t>283</w:t>
            </w:r>
            <w:r>
              <w:rPr>
                <w:rFonts w:eastAsia="Times New Roman"/>
              </w:rPr>
              <w:t>: 11135–11145.</w:t>
            </w:r>
          </w:ins>
        </w:p>
        <w:p w14:paraId="2D7DCD4A" w14:textId="77777777" w:rsidR="00C548E9" w:rsidRDefault="00C548E9">
          <w:pPr>
            <w:autoSpaceDE w:val="0"/>
            <w:autoSpaceDN w:val="0"/>
            <w:ind w:hanging="640"/>
            <w:divId w:val="1485663426"/>
            <w:rPr>
              <w:ins w:id="1766" w:author="Piyush Nanda" w:date="2023-01-26T11:36:00Z"/>
              <w:rFonts w:eastAsia="Times New Roman"/>
            </w:rPr>
          </w:pPr>
          <w:ins w:id="1767" w:author="Piyush Nanda" w:date="2023-01-26T11:36:00Z">
            <w:r>
              <w:rPr>
                <w:rFonts w:eastAsia="Times New Roman"/>
              </w:rPr>
              <w:t xml:space="preserve">19 </w:t>
            </w:r>
            <w:r>
              <w:rPr>
                <w:rFonts w:eastAsia="Times New Roman"/>
              </w:rPr>
              <w:tab/>
              <w:t xml:space="preserve">Park HO, Chant J, Herskowitz I. BUD2 encodes a GTPase-activating protein for </w:t>
            </w:r>
            <w:proofErr w:type="spellStart"/>
            <w:r>
              <w:rPr>
                <w:rFonts w:eastAsia="Times New Roman"/>
              </w:rPr>
              <w:t>Budl</w:t>
            </w:r>
            <w:proofErr w:type="spellEnd"/>
            <w:r>
              <w:rPr>
                <w:rFonts w:eastAsia="Times New Roman"/>
              </w:rPr>
              <w:t>/</w:t>
            </w:r>
            <w:proofErr w:type="spellStart"/>
            <w:r>
              <w:rPr>
                <w:rFonts w:eastAsia="Times New Roman"/>
              </w:rPr>
              <w:t>Rsrl</w:t>
            </w:r>
            <w:proofErr w:type="spellEnd"/>
            <w:r>
              <w:rPr>
                <w:rFonts w:eastAsia="Times New Roman"/>
              </w:rPr>
              <w:t xml:space="preserve"> necessary for proper bud-site selection in yeast. </w:t>
            </w:r>
            <w:r>
              <w:rPr>
                <w:rFonts w:eastAsia="Times New Roman"/>
                <w:i/>
                <w:iCs/>
              </w:rPr>
              <w:t>Nature</w:t>
            </w:r>
            <w:r>
              <w:rPr>
                <w:rFonts w:eastAsia="Times New Roman"/>
              </w:rPr>
              <w:t xml:space="preserve"> 1993; </w:t>
            </w:r>
            <w:r>
              <w:rPr>
                <w:rFonts w:eastAsia="Times New Roman"/>
                <w:b/>
                <w:bCs/>
              </w:rPr>
              <w:t>365</w:t>
            </w:r>
            <w:r>
              <w:rPr>
                <w:rFonts w:eastAsia="Times New Roman"/>
              </w:rPr>
              <w:t>: 269–274.</w:t>
            </w:r>
          </w:ins>
        </w:p>
        <w:p w14:paraId="4E39550B" w14:textId="77777777" w:rsidR="00C548E9" w:rsidRDefault="00C548E9">
          <w:pPr>
            <w:autoSpaceDE w:val="0"/>
            <w:autoSpaceDN w:val="0"/>
            <w:ind w:hanging="640"/>
            <w:divId w:val="1814564416"/>
            <w:rPr>
              <w:ins w:id="1768" w:author="Piyush Nanda" w:date="2023-01-26T11:36:00Z"/>
              <w:rFonts w:eastAsia="Times New Roman"/>
            </w:rPr>
          </w:pPr>
          <w:ins w:id="1769" w:author="Piyush Nanda" w:date="2023-01-26T11:36:00Z">
            <w:r>
              <w:rPr>
                <w:rFonts w:eastAsia="Times New Roman"/>
              </w:rPr>
              <w:t xml:space="preserve">20 </w:t>
            </w:r>
            <w:r>
              <w:rPr>
                <w:rFonts w:eastAsia="Times New Roman"/>
              </w:rPr>
              <w:tab/>
              <w:t xml:space="preserve">Chant J, Mischke M, Mitchell E, Herskowitz I, Pringle JR. Role of Bud3p in producing the axial budding pattern of yeast. </w:t>
            </w:r>
            <w:r>
              <w:rPr>
                <w:rFonts w:eastAsia="Times New Roman"/>
                <w:i/>
                <w:iCs/>
              </w:rPr>
              <w:t>Journal of Cell Biology</w:t>
            </w:r>
            <w:r>
              <w:rPr>
                <w:rFonts w:eastAsia="Times New Roman"/>
              </w:rPr>
              <w:t xml:space="preserve"> 1995; </w:t>
            </w:r>
            <w:r>
              <w:rPr>
                <w:rFonts w:eastAsia="Times New Roman"/>
                <w:b/>
                <w:bCs/>
              </w:rPr>
              <w:t>129</w:t>
            </w:r>
            <w:r>
              <w:rPr>
                <w:rFonts w:eastAsia="Times New Roman"/>
              </w:rPr>
              <w:t>: 767–778.</w:t>
            </w:r>
          </w:ins>
        </w:p>
        <w:p w14:paraId="08805394" w14:textId="77777777" w:rsidR="00C548E9" w:rsidRDefault="00C548E9">
          <w:pPr>
            <w:autoSpaceDE w:val="0"/>
            <w:autoSpaceDN w:val="0"/>
            <w:ind w:hanging="640"/>
            <w:divId w:val="871114434"/>
            <w:rPr>
              <w:ins w:id="1770" w:author="Piyush Nanda" w:date="2023-01-26T11:36:00Z"/>
              <w:rFonts w:eastAsia="Times New Roman"/>
            </w:rPr>
          </w:pPr>
          <w:ins w:id="1771" w:author="Piyush Nanda" w:date="2023-01-26T11:36:00Z">
            <w:r>
              <w:rPr>
                <w:rFonts w:eastAsia="Times New Roman"/>
              </w:rPr>
              <w:t xml:space="preserve">21 </w:t>
            </w:r>
            <w:r>
              <w:rPr>
                <w:rFonts w:eastAsia="Times New Roman"/>
              </w:rPr>
              <w:tab/>
            </w:r>
            <w:proofErr w:type="spellStart"/>
            <w:r>
              <w:rPr>
                <w:rFonts w:eastAsia="Times New Roman"/>
              </w:rPr>
              <w:t>Lerman</w:t>
            </w:r>
            <w:proofErr w:type="spellEnd"/>
            <w:r>
              <w:rPr>
                <w:rFonts w:eastAsia="Times New Roman"/>
              </w:rPr>
              <w:t xml:space="preserve"> RI. a Note on the Calculation the Gin1 Index. </w:t>
            </w:r>
            <w:r>
              <w:rPr>
                <w:rFonts w:eastAsia="Times New Roman"/>
                <w:i/>
                <w:iCs/>
              </w:rPr>
              <w:t>Econ Lett</w:t>
            </w:r>
            <w:r>
              <w:rPr>
                <w:rFonts w:eastAsia="Times New Roman"/>
              </w:rPr>
              <w:t xml:space="preserve"> 1984; </w:t>
            </w:r>
            <w:r>
              <w:rPr>
                <w:rFonts w:eastAsia="Times New Roman"/>
                <w:b/>
                <w:bCs/>
              </w:rPr>
              <w:t>15</w:t>
            </w:r>
            <w:r>
              <w:rPr>
                <w:rFonts w:eastAsia="Times New Roman"/>
              </w:rPr>
              <w:t>: 363–368.</w:t>
            </w:r>
          </w:ins>
        </w:p>
        <w:p w14:paraId="3E12FA4E" w14:textId="77777777" w:rsidR="00C548E9" w:rsidRDefault="00C548E9">
          <w:pPr>
            <w:autoSpaceDE w:val="0"/>
            <w:autoSpaceDN w:val="0"/>
            <w:ind w:hanging="640"/>
            <w:divId w:val="1671519005"/>
            <w:rPr>
              <w:ins w:id="1772" w:author="Piyush Nanda" w:date="2023-01-26T11:36:00Z"/>
              <w:rFonts w:eastAsia="Times New Roman"/>
            </w:rPr>
          </w:pPr>
          <w:ins w:id="1773" w:author="Piyush Nanda" w:date="2023-01-26T11:36:00Z">
            <w:r>
              <w:rPr>
                <w:rFonts w:eastAsia="Times New Roman"/>
              </w:rPr>
              <w:t xml:space="preserve">22 </w:t>
            </w:r>
            <w:r>
              <w:rPr>
                <w:rFonts w:eastAsia="Times New Roman"/>
              </w:rPr>
              <w:tab/>
              <w:t xml:space="preserve">Matsuda M, Koga M, </w:t>
            </w:r>
            <w:proofErr w:type="spellStart"/>
            <w:r>
              <w:rPr>
                <w:rFonts w:eastAsia="Times New Roman"/>
              </w:rPr>
              <w:t>Woltjen</w:t>
            </w:r>
            <w:proofErr w:type="spellEnd"/>
            <w:r>
              <w:rPr>
                <w:rFonts w:eastAsia="Times New Roman"/>
              </w:rPr>
              <w:t xml:space="preserve"> K, Nishida E, </w:t>
            </w:r>
            <w:proofErr w:type="spellStart"/>
            <w:r>
              <w:rPr>
                <w:rFonts w:eastAsia="Times New Roman"/>
              </w:rPr>
              <w:t>Ebisuya</w:t>
            </w:r>
            <w:proofErr w:type="spellEnd"/>
            <w:r>
              <w:rPr>
                <w:rFonts w:eastAsia="Times New Roman"/>
              </w:rPr>
              <w:t xml:space="preserve"> M. Synthetic lateral inhibition governs cell-type bifurcation with robust ratios. </w:t>
            </w:r>
            <w:r>
              <w:rPr>
                <w:rFonts w:eastAsia="Times New Roman"/>
                <w:i/>
                <w:iCs/>
              </w:rPr>
              <w:t xml:space="preserve">Nat </w:t>
            </w:r>
            <w:proofErr w:type="spellStart"/>
            <w:r>
              <w:rPr>
                <w:rFonts w:eastAsia="Times New Roman"/>
                <w:i/>
                <w:iCs/>
              </w:rPr>
              <w:t>Commun</w:t>
            </w:r>
            <w:proofErr w:type="spellEnd"/>
            <w:r>
              <w:rPr>
                <w:rFonts w:eastAsia="Times New Roman"/>
              </w:rPr>
              <w:t xml:space="preserve"> 2015; </w:t>
            </w:r>
            <w:r>
              <w:rPr>
                <w:rFonts w:eastAsia="Times New Roman"/>
                <w:b/>
                <w:bCs/>
              </w:rPr>
              <w:t>6</w:t>
            </w:r>
            <w:r>
              <w:rPr>
                <w:rFonts w:eastAsia="Times New Roman"/>
              </w:rPr>
              <w:t>: 1–12.</w:t>
            </w:r>
          </w:ins>
        </w:p>
        <w:p w14:paraId="79195C3F" w14:textId="77777777" w:rsidR="00C548E9" w:rsidRDefault="00C548E9">
          <w:pPr>
            <w:autoSpaceDE w:val="0"/>
            <w:autoSpaceDN w:val="0"/>
            <w:ind w:hanging="640"/>
            <w:divId w:val="157117787"/>
            <w:rPr>
              <w:ins w:id="1774" w:author="Piyush Nanda" w:date="2023-01-26T11:36:00Z"/>
              <w:rFonts w:eastAsia="Times New Roman"/>
            </w:rPr>
          </w:pPr>
          <w:ins w:id="1775" w:author="Piyush Nanda" w:date="2023-01-26T11:36:00Z">
            <w:r>
              <w:rPr>
                <w:rFonts w:eastAsia="Times New Roman"/>
              </w:rPr>
              <w:t xml:space="preserve">23 </w:t>
            </w:r>
            <w:r>
              <w:rPr>
                <w:rFonts w:eastAsia="Times New Roman"/>
              </w:rPr>
              <w:tab/>
              <w:t>Jones ML, Rivett DW, Pascual-</w:t>
            </w:r>
            <w:proofErr w:type="spellStart"/>
            <w:r>
              <w:rPr>
                <w:rFonts w:eastAsia="Times New Roman"/>
              </w:rPr>
              <w:t>Garria</w:t>
            </w:r>
            <w:proofErr w:type="spellEnd"/>
            <w:r>
              <w:rPr>
                <w:rFonts w:eastAsia="Times New Roman"/>
              </w:rPr>
              <w:t xml:space="preserve"> A, Bell T. Relationships between community composition, </w:t>
            </w:r>
            <w:proofErr w:type="gramStart"/>
            <w:r>
              <w:rPr>
                <w:rFonts w:eastAsia="Times New Roman"/>
              </w:rPr>
              <w:t>productivity</w:t>
            </w:r>
            <w:proofErr w:type="gramEnd"/>
            <w:r>
              <w:rPr>
                <w:rFonts w:eastAsia="Times New Roman"/>
              </w:rPr>
              <w:t xml:space="preserve"> and invasion resistance in semi-natural bacterial microcosms. </w:t>
            </w:r>
            <w:proofErr w:type="spellStart"/>
            <w:r>
              <w:rPr>
                <w:rFonts w:eastAsia="Times New Roman"/>
                <w:i/>
                <w:iCs/>
              </w:rPr>
              <w:t>Elife</w:t>
            </w:r>
            <w:proofErr w:type="spellEnd"/>
            <w:r>
              <w:rPr>
                <w:rFonts w:eastAsia="Times New Roman"/>
              </w:rPr>
              <w:t xml:space="preserve"> 2021; </w:t>
            </w:r>
            <w:r>
              <w:rPr>
                <w:rFonts w:eastAsia="Times New Roman"/>
                <w:b/>
                <w:bCs/>
              </w:rPr>
              <w:t>10</w:t>
            </w:r>
            <w:r>
              <w:rPr>
                <w:rFonts w:eastAsia="Times New Roman"/>
              </w:rPr>
              <w:t>: 1–25.</w:t>
            </w:r>
          </w:ins>
        </w:p>
        <w:p w14:paraId="5CF4DBE4" w14:textId="77777777" w:rsidR="00C548E9" w:rsidRDefault="00C548E9">
          <w:pPr>
            <w:autoSpaceDE w:val="0"/>
            <w:autoSpaceDN w:val="0"/>
            <w:ind w:hanging="640"/>
            <w:divId w:val="1579093908"/>
            <w:rPr>
              <w:ins w:id="1776" w:author="Piyush Nanda" w:date="2023-01-26T11:36:00Z"/>
              <w:rFonts w:eastAsia="Times New Roman"/>
            </w:rPr>
          </w:pPr>
          <w:ins w:id="1777" w:author="Piyush Nanda" w:date="2023-01-26T11:36:00Z">
            <w:r>
              <w:rPr>
                <w:rFonts w:eastAsia="Times New Roman"/>
              </w:rPr>
              <w:t xml:space="preserve">24 </w:t>
            </w:r>
            <w:r>
              <w:rPr>
                <w:rFonts w:eastAsia="Times New Roman"/>
              </w:rPr>
              <w:tab/>
            </w:r>
            <w:proofErr w:type="spellStart"/>
            <w:r>
              <w:rPr>
                <w:rFonts w:eastAsia="Times New Roman"/>
              </w:rPr>
              <w:t>Dolega</w:t>
            </w:r>
            <w:proofErr w:type="spellEnd"/>
            <w:r>
              <w:rPr>
                <w:rFonts w:eastAsia="Times New Roman"/>
              </w:rPr>
              <w:t xml:space="preserve"> ME, Monnier S, Brunel B, </w:t>
            </w:r>
            <w:proofErr w:type="spellStart"/>
            <w:r>
              <w:rPr>
                <w:rFonts w:eastAsia="Times New Roman"/>
              </w:rPr>
              <w:t>Joanny</w:t>
            </w:r>
            <w:proofErr w:type="spellEnd"/>
            <w:r>
              <w:rPr>
                <w:rFonts w:eastAsia="Times New Roman"/>
              </w:rPr>
              <w:t xml:space="preserve"> JF, </w:t>
            </w:r>
            <w:proofErr w:type="spellStart"/>
            <w:r>
              <w:rPr>
                <w:rFonts w:eastAsia="Times New Roman"/>
              </w:rPr>
              <w:t>Recho</w:t>
            </w:r>
            <w:proofErr w:type="spellEnd"/>
            <w:r>
              <w:rPr>
                <w:rFonts w:eastAsia="Times New Roman"/>
              </w:rPr>
              <w:t xml:space="preserve"> P, Cappello G. Extra-cellular matrix in multicellular aggregates acts as a pressure sensor controlling cell proliferation and motility. </w:t>
            </w:r>
            <w:proofErr w:type="spellStart"/>
            <w:r>
              <w:rPr>
                <w:rFonts w:eastAsia="Times New Roman"/>
                <w:i/>
                <w:iCs/>
              </w:rPr>
              <w:t>Elife</w:t>
            </w:r>
            <w:proofErr w:type="spellEnd"/>
            <w:r>
              <w:rPr>
                <w:rFonts w:eastAsia="Times New Roman"/>
              </w:rPr>
              <w:t xml:space="preserve"> 2021; </w:t>
            </w:r>
            <w:r>
              <w:rPr>
                <w:rFonts w:eastAsia="Times New Roman"/>
                <w:b/>
                <w:bCs/>
              </w:rPr>
              <w:t>10</w:t>
            </w:r>
            <w:r>
              <w:rPr>
                <w:rFonts w:eastAsia="Times New Roman"/>
              </w:rPr>
              <w:t>: 1–33.</w:t>
            </w:r>
          </w:ins>
        </w:p>
        <w:p w14:paraId="38A48F2C" w14:textId="77777777" w:rsidR="00C548E9" w:rsidRDefault="00C548E9">
          <w:pPr>
            <w:autoSpaceDE w:val="0"/>
            <w:autoSpaceDN w:val="0"/>
            <w:ind w:hanging="640"/>
            <w:divId w:val="903761751"/>
            <w:rPr>
              <w:ins w:id="1778" w:author="Piyush Nanda" w:date="2023-01-26T11:36:00Z"/>
              <w:rFonts w:eastAsia="Times New Roman"/>
            </w:rPr>
          </w:pPr>
          <w:ins w:id="1779" w:author="Piyush Nanda" w:date="2023-01-26T11:36:00Z">
            <w:r>
              <w:rPr>
                <w:rFonts w:eastAsia="Times New Roman"/>
              </w:rPr>
              <w:t xml:space="preserve">25 </w:t>
            </w:r>
            <w:r>
              <w:rPr>
                <w:rFonts w:eastAsia="Times New Roman"/>
              </w:rPr>
              <w:tab/>
              <w:t xml:space="preserve">Stassen OMJA, </w:t>
            </w:r>
            <w:proofErr w:type="spellStart"/>
            <w:r>
              <w:rPr>
                <w:rFonts w:eastAsia="Times New Roman"/>
              </w:rPr>
              <w:t>Ristori</w:t>
            </w:r>
            <w:proofErr w:type="spellEnd"/>
            <w:r>
              <w:rPr>
                <w:rFonts w:eastAsia="Times New Roman"/>
              </w:rPr>
              <w:t xml:space="preserve"> T, </w:t>
            </w:r>
            <w:proofErr w:type="spellStart"/>
            <w:r>
              <w:rPr>
                <w:rFonts w:eastAsia="Times New Roman"/>
              </w:rPr>
              <w:t>Sahlgren</w:t>
            </w:r>
            <w:proofErr w:type="spellEnd"/>
            <w:r>
              <w:rPr>
                <w:rFonts w:eastAsia="Times New Roman"/>
              </w:rPr>
              <w:t xml:space="preserve"> CM. Notch in </w:t>
            </w:r>
            <w:proofErr w:type="spellStart"/>
            <w:r>
              <w:rPr>
                <w:rFonts w:eastAsia="Times New Roman"/>
              </w:rPr>
              <w:t>mechanotransduction</w:t>
            </w:r>
            <w:proofErr w:type="spellEnd"/>
            <w:r>
              <w:rPr>
                <w:rFonts w:eastAsia="Times New Roman"/>
              </w:rPr>
              <w:t xml:space="preserve"> – from molecular </w:t>
            </w:r>
            <w:proofErr w:type="spellStart"/>
            <w:r>
              <w:rPr>
                <w:rFonts w:eastAsia="Times New Roman"/>
              </w:rPr>
              <w:t>mechanosensitivity</w:t>
            </w:r>
            <w:proofErr w:type="spellEnd"/>
            <w:r>
              <w:rPr>
                <w:rFonts w:eastAsia="Times New Roman"/>
              </w:rPr>
              <w:t xml:space="preserve"> to tissue </w:t>
            </w:r>
            <w:proofErr w:type="spellStart"/>
            <w:r>
              <w:rPr>
                <w:rFonts w:eastAsia="Times New Roman"/>
              </w:rPr>
              <w:t>mechanostasis</w:t>
            </w:r>
            <w:proofErr w:type="spellEnd"/>
            <w:r>
              <w:rPr>
                <w:rFonts w:eastAsia="Times New Roman"/>
              </w:rPr>
              <w:t xml:space="preserve">. </w:t>
            </w:r>
            <w:r>
              <w:rPr>
                <w:rFonts w:eastAsia="Times New Roman"/>
                <w:i/>
                <w:iCs/>
              </w:rPr>
              <w:t>J Cell Sci</w:t>
            </w:r>
            <w:r>
              <w:rPr>
                <w:rFonts w:eastAsia="Times New Roman"/>
              </w:rPr>
              <w:t xml:space="preserve"> 2021; </w:t>
            </w:r>
            <w:r>
              <w:rPr>
                <w:rFonts w:eastAsia="Times New Roman"/>
                <w:b/>
                <w:bCs/>
              </w:rPr>
              <w:t>133</w:t>
            </w:r>
            <w:r>
              <w:rPr>
                <w:rFonts w:eastAsia="Times New Roman"/>
              </w:rPr>
              <w:t>. doi:10.1242/jcs.250738.</w:t>
            </w:r>
          </w:ins>
        </w:p>
        <w:p w14:paraId="1C15608E" w14:textId="77777777" w:rsidR="00C548E9" w:rsidRDefault="00C548E9">
          <w:pPr>
            <w:autoSpaceDE w:val="0"/>
            <w:autoSpaceDN w:val="0"/>
            <w:ind w:hanging="640"/>
            <w:divId w:val="1844011254"/>
            <w:rPr>
              <w:ins w:id="1780" w:author="Piyush Nanda" w:date="2023-01-26T11:36:00Z"/>
              <w:rFonts w:eastAsia="Times New Roman"/>
            </w:rPr>
          </w:pPr>
          <w:ins w:id="1781" w:author="Piyush Nanda" w:date="2023-01-26T11:36:00Z">
            <w:r>
              <w:rPr>
                <w:rFonts w:eastAsia="Times New Roman"/>
              </w:rPr>
              <w:t xml:space="preserve">26 </w:t>
            </w:r>
            <w:r>
              <w:rPr>
                <w:rFonts w:eastAsia="Times New Roman"/>
              </w:rPr>
              <w:tab/>
              <w:t xml:space="preserve">Sancho R, Cremona CA, Behrens A. Stem cell and progenitor fate in the mammalian intestine: Notch and lateral inhibition in homeostasis and disease. </w:t>
            </w:r>
            <w:r>
              <w:rPr>
                <w:rFonts w:eastAsia="Times New Roman"/>
                <w:i/>
                <w:iCs/>
              </w:rPr>
              <w:t>EMBO Rep</w:t>
            </w:r>
            <w:r>
              <w:rPr>
                <w:rFonts w:eastAsia="Times New Roman"/>
              </w:rPr>
              <w:t xml:space="preserve"> 2015; </w:t>
            </w:r>
            <w:r>
              <w:rPr>
                <w:rFonts w:eastAsia="Times New Roman"/>
                <w:b/>
                <w:bCs/>
              </w:rPr>
              <w:t>16</w:t>
            </w:r>
            <w:r>
              <w:rPr>
                <w:rFonts w:eastAsia="Times New Roman"/>
              </w:rPr>
              <w:t>: 571–581.</w:t>
            </w:r>
          </w:ins>
        </w:p>
        <w:p w14:paraId="7B25EBB1" w14:textId="77777777" w:rsidR="00C548E9" w:rsidRDefault="00C548E9">
          <w:pPr>
            <w:autoSpaceDE w:val="0"/>
            <w:autoSpaceDN w:val="0"/>
            <w:ind w:hanging="640"/>
            <w:divId w:val="1329677530"/>
            <w:rPr>
              <w:ins w:id="1782" w:author="Piyush Nanda" w:date="2023-01-26T11:36:00Z"/>
              <w:rFonts w:eastAsia="Times New Roman"/>
            </w:rPr>
          </w:pPr>
          <w:ins w:id="1783" w:author="Piyush Nanda" w:date="2023-01-26T11:36:00Z">
            <w:r>
              <w:rPr>
                <w:rFonts w:eastAsia="Times New Roman"/>
              </w:rPr>
              <w:t xml:space="preserve">27 </w:t>
            </w:r>
            <w:r>
              <w:rPr>
                <w:rFonts w:eastAsia="Times New Roman"/>
              </w:rPr>
              <w:tab/>
              <w:t xml:space="preserve">Toda S, </w:t>
            </w:r>
            <w:proofErr w:type="spellStart"/>
            <w:r>
              <w:rPr>
                <w:rFonts w:eastAsia="Times New Roman"/>
              </w:rPr>
              <w:t>Mckeithan</w:t>
            </w:r>
            <w:proofErr w:type="spellEnd"/>
            <w:r>
              <w:rPr>
                <w:rFonts w:eastAsia="Times New Roman"/>
              </w:rPr>
              <w:t xml:space="preserve"> WL, </w:t>
            </w:r>
            <w:proofErr w:type="spellStart"/>
            <w:r>
              <w:rPr>
                <w:rFonts w:eastAsia="Times New Roman"/>
              </w:rPr>
              <w:t>Hakkinen</w:t>
            </w:r>
            <w:proofErr w:type="spellEnd"/>
            <w:r>
              <w:rPr>
                <w:rFonts w:eastAsia="Times New Roman"/>
              </w:rPr>
              <w:t xml:space="preserve"> TJ, Lopez P. Engineering synthetic morphogen systems that can program multicellular patterning. </w:t>
            </w:r>
            <w:r>
              <w:rPr>
                <w:rFonts w:eastAsia="Times New Roman"/>
                <w:i/>
                <w:iCs/>
              </w:rPr>
              <w:t>Science (1979)</w:t>
            </w:r>
            <w:r>
              <w:rPr>
                <w:rFonts w:eastAsia="Times New Roman"/>
              </w:rPr>
              <w:t xml:space="preserve"> 2020; </w:t>
            </w:r>
            <w:r>
              <w:rPr>
                <w:rFonts w:eastAsia="Times New Roman"/>
                <w:b/>
                <w:bCs/>
              </w:rPr>
              <w:t>331</w:t>
            </w:r>
            <w:r>
              <w:rPr>
                <w:rFonts w:eastAsia="Times New Roman"/>
              </w:rPr>
              <w:t>: 327–331.</w:t>
            </w:r>
          </w:ins>
        </w:p>
        <w:p w14:paraId="78CFE9C5" w14:textId="77777777" w:rsidR="00C548E9" w:rsidRDefault="00C548E9">
          <w:pPr>
            <w:autoSpaceDE w:val="0"/>
            <w:autoSpaceDN w:val="0"/>
            <w:ind w:hanging="640"/>
            <w:divId w:val="2034766388"/>
            <w:rPr>
              <w:ins w:id="1784" w:author="Piyush Nanda" w:date="2023-01-26T11:36:00Z"/>
              <w:rFonts w:eastAsia="Times New Roman"/>
            </w:rPr>
          </w:pPr>
          <w:ins w:id="1785" w:author="Piyush Nanda" w:date="2023-01-26T11:36:00Z">
            <w:r>
              <w:rPr>
                <w:rFonts w:eastAsia="Times New Roman"/>
              </w:rPr>
              <w:t xml:space="preserve">28 </w:t>
            </w:r>
            <w:r>
              <w:rPr>
                <w:rFonts w:eastAsia="Times New Roman"/>
              </w:rPr>
              <w:tab/>
            </w:r>
            <w:proofErr w:type="spellStart"/>
            <w:r>
              <w:rPr>
                <w:rFonts w:eastAsia="Times New Roman"/>
              </w:rPr>
              <w:t>Ralser</w:t>
            </w:r>
            <w:proofErr w:type="spellEnd"/>
            <w:r>
              <w:rPr>
                <w:rFonts w:eastAsia="Times New Roman"/>
              </w:rPr>
              <w:t xml:space="preserve"> M, Kuhl H, </w:t>
            </w:r>
            <w:proofErr w:type="spellStart"/>
            <w:r>
              <w:rPr>
                <w:rFonts w:eastAsia="Times New Roman"/>
              </w:rPr>
              <w:t>Ralser</w:t>
            </w:r>
            <w:proofErr w:type="spellEnd"/>
            <w:r>
              <w:rPr>
                <w:rFonts w:eastAsia="Times New Roman"/>
              </w:rPr>
              <w:t xml:space="preserve"> M, </w:t>
            </w:r>
            <w:proofErr w:type="spellStart"/>
            <w:r>
              <w:rPr>
                <w:rFonts w:eastAsia="Times New Roman"/>
              </w:rPr>
              <w:t>Werber</w:t>
            </w:r>
            <w:proofErr w:type="spellEnd"/>
            <w:r>
              <w:rPr>
                <w:rFonts w:eastAsia="Times New Roman"/>
              </w:rPr>
              <w:t xml:space="preserve"> M, </w:t>
            </w:r>
            <w:proofErr w:type="spellStart"/>
            <w:r>
              <w:rPr>
                <w:rFonts w:eastAsia="Times New Roman"/>
              </w:rPr>
              <w:t>Lehrach</w:t>
            </w:r>
            <w:proofErr w:type="spellEnd"/>
            <w:r>
              <w:rPr>
                <w:rFonts w:eastAsia="Times New Roman"/>
              </w:rPr>
              <w:t xml:space="preserve"> H, </w:t>
            </w:r>
            <w:proofErr w:type="spellStart"/>
            <w:r>
              <w:rPr>
                <w:rFonts w:eastAsia="Times New Roman"/>
              </w:rPr>
              <w:t>Breitenbach</w:t>
            </w:r>
            <w:proofErr w:type="spellEnd"/>
            <w:r>
              <w:rPr>
                <w:rFonts w:eastAsia="Times New Roman"/>
              </w:rPr>
              <w:t xml:space="preserve"> M </w:t>
            </w:r>
            <w:r>
              <w:rPr>
                <w:rFonts w:eastAsia="Times New Roman"/>
                <w:i/>
                <w:iCs/>
              </w:rPr>
              <w:t>et al.</w:t>
            </w:r>
            <w:r>
              <w:rPr>
                <w:rFonts w:eastAsia="Times New Roman"/>
              </w:rPr>
              <w:t xml:space="preserve"> The Saccharomyces cerevisiae W303-K6001 cross-platform genome sequence: Insights into ancestry and physiology of a laboratory mutt. </w:t>
            </w:r>
            <w:r>
              <w:rPr>
                <w:rFonts w:eastAsia="Times New Roman"/>
                <w:i/>
                <w:iCs/>
              </w:rPr>
              <w:t>Open Biol</w:t>
            </w:r>
            <w:r>
              <w:rPr>
                <w:rFonts w:eastAsia="Times New Roman"/>
              </w:rPr>
              <w:t xml:space="preserve"> 2012; </w:t>
            </w:r>
            <w:r>
              <w:rPr>
                <w:rFonts w:eastAsia="Times New Roman"/>
                <w:b/>
                <w:bCs/>
              </w:rPr>
              <w:t>2</w:t>
            </w:r>
            <w:r>
              <w:rPr>
                <w:rFonts w:eastAsia="Times New Roman"/>
              </w:rPr>
              <w:t>. doi:10.1098/rsob.120093.</w:t>
            </w:r>
          </w:ins>
        </w:p>
        <w:p w14:paraId="5B48302A" w14:textId="77777777" w:rsidR="00C548E9" w:rsidRDefault="00C548E9">
          <w:pPr>
            <w:autoSpaceDE w:val="0"/>
            <w:autoSpaceDN w:val="0"/>
            <w:ind w:hanging="640"/>
            <w:divId w:val="1822892185"/>
            <w:rPr>
              <w:ins w:id="1786" w:author="Piyush Nanda" w:date="2023-01-26T11:36:00Z"/>
              <w:rFonts w:eastAsia="Times New Roman"/>
            </w:rPr>
          </w:pPr>
          <w:ins w:id="1787" w:author="Piyush Nanda" w:date="2023-01-26T11:36:00Z">
            <w:r>
              <w:rPr>
                <w:rFonts w:eastAsia="Times New Roman"/>
              </w:rPr>
              <w:t xml:space="preserve">29 </w:t>
            </w:r>
            <w:r>
              <w:rPr>
                <w:rFonts w:eastAsia="Times New Roman"/>
              </w:rPr>
              <w:tab/>
            </w:r>
            <w:proofErr w:type="spellStart"/>
            <w:r>
              <w:rPr>
                <w:rFonts w:eastAsia="Times New Roman"/>
              </w:rPr>
              <w:t>Gietz</w:t>
            </w:r>
            <w:proofErr w:type="spellEnd"/>
            <w:r>
              <w:rPr>
                <w:rFonts w:eastAsia="Times New Roman"/>
              </w:rPr>
              <w:t xml:space="preserve"> RD, </w:t>
            </w:r>
            <w:proofErr w:type="spellStart"/>
            <w:r>
              <w:rPr>
                <w:rFonts w:eastAsia="Times New Roman"/>
              </w:rPr>
              <w:t>Schiestl</w:t>
            </w:r>
            <w:proofErr w:type="spellEnd"/>
            <w:r>
              <w:rPr>
                <w:rFonts w:eastAsia="Times New Roman"/>
              </w:rPr>
              <w:t xml:space="preserve"> RH. High-efficiency yeast transformation using the </w:t>
            </w:r>
            <w:proofErr w:type="spellStart"/>
            <w:r>
              <w:rPr>
                <w:rFonts w:eastAsia="Times New Roman"/>
              </w:rPr>
              <w:t>LiAc</w:t>
            </w:r>
            <w:proofErr w:type="spellEnd"/>
            <w:r>
              <w:rPr>
                <w:rFonts w:eastAsia="Times New Roman"/>
              </w:rPr>
              <w:t xml:space="preserve">/SS carrier DNA/PEG method. </w:t>
            </w:r>
            <w:r>
              <w:rPr>
                <w:rFonts w:eastAsia="Times New Roman"/>
                <w:i/>
                <w:iCs/>
              </w:rPr>
              <w:t xml:space="preserve">Nat </w:t>
            </w:r>
            <w:proofErr w:type="spellStart"/>
            <w:r>
              <w:rPr>
                <w:rFonts w:eastAsia="Times New Roman"/>
                <w:i/>
                <w:iCs/>
              </w:rPr>
              <w:t>Protoc</w:t>
            </w:r>
            <w:proofErr w:type="spellEnd"/>
            <w:r>
              <w:rPr>
                <w:rFonts w:eastAsia="Times New Roman"/>
              </w:rPr>
              <w:t xml:space="preserve"> 2007; </w:t>
            </w:r>
            <w:r>
              <w:rPr>
                <w:rFonts w:eastAsia="Times New Roman"/>
                <w:b/>
                <w:bCs/>
              </w:rPr>
              <w:t>2</w:t>
            </w:r>
            <w:r>
              <w:rPr>
                <w:rFonts w:eastAsia="Times New Roman"/>
              </w:rPr>
              <w:t>: 31–34.</w:t>
            </w:r>
          </w:ins>
        </w:p>
        <w:p w14:paraId="7B6C9000" w14:textId="77777777" w:rsidR="00C548E9" w:rsidRDefault="00C548E9">
          <w:pPr>
            <w:autoSpaceDE w:val="0"/>
            <w:autoSpaceDN w:val="0"/>
            <w:ind w:hanging="640"/>
            <w:divId w:val="612172735"/>
            <w:rPr>
              <w:ins w:id="1788" w:author="Piyush Nanda" w:date="2023-01-26T11:36:00Z"/>
              <w:rFonts w:eastAsia="Times New Roman"/>
            </w:rPr>
          </w:pPr>
          <w:ins w:id="1789" w:author="Piyush Nanda" w:date="2023-01-26T11:36:00Z">
            <w:r>
              <w:rPr>
                <w:rFonts w:eastAsia="Times New Roman"/>
              </w:rPr>
              <w:t xml:space="preserve">30 </w:t>
            </w:r>
            <w:r>
              <w:rPr>
                <w:rFonts w:eastAsia="Times New Roman"/>
              </w:rPr>
              <w:tab/>
            </w:r>
            <w:proofErr w:type="spellStart"/>
            <w:r>
              <w:rPr>
                <w:rFonts w:eastAsia="Times New Roman"/>
              </w:rPr>
              <w:t>Wach</w:t>
            </w:r>
            <w:proofErr w:type="spellEnd"/>
            <w:r>
              <w:rPr>
                <w:rFonts w:eastAsia="Times New Roman"/>
              </w:rPr>
              <w:t xml:space="preserve"> A, </w:t>
            </w:r>
            <w:proofErr w:type="spellStart"/>
            <w:r>
              <w:rPr>
                <w:rFonts w:eastAsia="Times New Roman"/>
              </w:rPr>
              <w:t>Brachat</w:t>
            </w:r>
            <w:proofErr w:type="spellEnd"/>
            <w:r>
              <w:rPr>
                <w:rFonts w:eastAsia="Times New Roman"/>
              </w:rPr>
              <w:t xml:space="preserve"> A, </w:t>
            </w:r>
            <w:proofErr w:type="spellStart"/>
            <w:r>
              <w:rPr>
                <w:rFonts w:eastAsia="Times New Roman"/>
              </w:rPr>
              <w:t>Pöhlmann</w:t>
            </w:r>
            <w:proofErr w:type="spellEnd"/>
            <w:r>
              <w:rPr>
                <w:rFonts w:eastAsia="Times New Roman"/>
              </w:rPr>
              <w:t xml:space="preserve"> R, </w:t>
            </w:r>
            <w:proofErr w:type="spellStart"/>
            <w:r>
              <w:rPr>
                <w:rFonts w:eastAsia="Times New Roman"/>
              </w:rPr>
              <w:t>Philippsen</w:t>
            </w:r>
            <w:proofErr w:type="spellEnd"/>
            <w:r>
              <w:rPr>
                <w:rFonts w:eastAsia="Times New Roman"/>
              </w:rPr>
              <w:t xml:space="preserve"> P. New heterologous modules for classical or PCR‐based gene disruptions in Saccharomyces cerevisiae. </w:t>
            </w:r>
            <w:r>
              <w:rPr>
                <w:rFonts w:eastAsia="Times New Roman"/>
                <w:i/>
                <w:iCs/>
              </w:rPr>
              <w:t>Yeast</w:t>
            </w:r>
            <w:r>
              <w:rPr>
                <w:rFonts w:eastAsia="Times New Roman"/>
              </w:rPr>
              <w:t xml:space="preserve"> 1994; </w:t>
            </w:r>
            <w:r>
              <w:rPr>
                <w:rFonts w:eastAsia="Times New Roman"/>
                <w:b/>
                <w:bCs/>
              </w:rPr>
              <w:t>10</w:t>
            </w:r>
            <w:r>
              <w:rPr>
                <w:rFonts w:eastAsia="Times New Roman"/>
              </w:rPr>
              <w:t>: 1793–1808.</w:t>
            </w:r>
          </w:ins>
        </w:p>
        <w:p w14:paraId="0EDD3A8D" w14:textId="77777777" w:rsidR="00C548E9" w:rsidRDefault="00C548E9">
          <w:pPr>
            <w:autoSpaceDE w:val="0"/>
            <w:autoSpaceDN w:val="0"/>
            <w:ind w:hanging="640"/>
            <w:divId w:val="887685829"/>
            <w:rPr>
              <w:ins w:id="1790" w:author="Piyush Nanda" w:date="2023-01-26T11:36:00Z"/>
              <w:rFonts w:eastAsia="Times New Roman"/>
            </w:rPr>
          </w:pPr>
          <w:ins w:id="1791" w:author="Piyush Nanda" w:date="2023-01-26T11:36:00Z">
            <w:r>
              <w:rPr>
                <w:rFonts w:eastAsia="Times New Roman"/>
              </w:rPr>
              <w:t xml:space="preserve">31 </w:t>
            </w:r>
            <w:r>
              <w:rPr>
                <w:rFonts w:eastAsia="Times New Roman"/>
              </w:rPr>
              <w:tab/>
            </w:r>
            <w:proofErr w:type="spellStart"/>
            <w:r>
              <w:rPr>
                <w:rFonts w:eastAsia="Times New Roman"/>
              </w:rPr>
              <w:t>Winzeler</w:t>
            </w:r>
            <w:proofErr w:type="spellEnd"/>
            <w:r>
              <w:rPr>
                <w:rFonts w:eastAsia="Times New Roman"/>
              </w:rPr>
              <w:t xml:space="preserve"> EA, Shoemaker DD, </w:t>
            </w:r>
            <w:proofErr w:type="spellStart"/>
            <w:r>
              <w:rPr>
                <w:rFonts w:eastAsia="Times New Roman"/>
              </w:rPr>
              <w:t>Astromoff</w:t>
            </w:r>
            <w:proofErr w:type="spellEnd"/>
            <w:r>
              <w:rPr>
                <w:rFonts w:eastAsia="Times New Roman"/>
              </w:rPr>
              <w:t xml:space="preserve"> A, Liang H, Anderson K, Andre B </w:t>
            </w:r>
            <w:r>
              <w:rPr>
                <w:rFonts w:eastAsia="Times New Roman"/>
                <w:i/>
                <w:iCs/>
              </w:rPr>
              <w:t>et al.</w:t>
            </w:r>
            <w:r>
              <w:rPr>
                <w:rFonts w:eastAsia="Times New Roman"/>
              </w:rPr>
              <w:t xml:space="preserve"> Functional characterization of the S. cerevisiae genome by gene deletion and parallel analysis. </w:t>
            </w:r>
            <w:r>
              <w:rPr>
                <w:rFonts w:eastAsia="Times New Roman"/>
                <w:i/>
                <w:iCs/>
              </w:rPr>
              <w:t>Science (1979)</w:t>
            </w:r>
            <w:r>
              <w:rPr>
                <w:rFonts w:eastAsia="Times New Roman"/>
              </w:rPr>
              <w:t xml:space="preserve"> 1999; </w:t>
            </w:r>
            <w:r>
              <w:rPr>
                <w:rFonts w:eastAsia="Times New Roman"/>
                <w:b/>
                <w:bCs/>
              </w:rPr>
              <w:t>285</w:t>
            </w:r>
            <w:r>
              <w:rPr>
                <w:rFonts w:eastAsia="Times New Roman"/>
              </w:rPr>
              <w:t>: 901–906.</w:t>
            </w:r>
          </w:ins>
        </w:p>
        <w:p w14:paraId="581BF216" w14:textId="77777777" w:rsidR="00C548E9" w:rsidRDefault="00C548E9">
          <w:pPr>
            <w:autoSpaceDE w:val="0"/>
            <w:autoSpaceDN w:val="0"/>
            <w:ind w:hanging="640"/>
            <w:divId w:val="1313407816"/>
            <w:rPr>
              <w:ins w:id="1792" w:author="Piyush Nanda" w:date="2023-01-26T11:36:00Z"/>
              <w:rFonts w:eastAsia="Times New Roman"/>
            </w:rPr>
          </w:pPr>
          <w:ins w:id="1793" w:author="Piyush Nanda" w:date="2023-01-26T11:36:00Z">
            <w:r>
              <w:rPr>
                <w:rFonts w:eastAsia="Times New Roman"/>
              </w:rPr>
              <w:t xml:space="preserve">32 </w:t>
            </w:r>
            <w:r>
              <w:rPr>
                <w:rFonts w:eastAsia="Times New Roman"/>
              </w:rPr>
              <w:tab/>
              <w:t xml:space="preserve">Giaever G, Chu AM, Ni L, Connelly C, Riles L, </w:t>
            </w:r>
            <w:proofErr w:type="spellStart"/>
            <w:r>
              <w:rPr>
                <w:rFonts w:eastAsia="Times New Roman"/>
              </w:rPr>
              <w:t>Véronneau</w:t>
            </w:r>
            <w:proofErr w:type="spellEnd"/>
            <w:r>
              <w:rPr>
                <w:rFonts w:eastAsia="Times New Roman"/>
              </w:rPr>
              <w:t xml:space="preserve"> S </w:t>
            </w:r>
            <w:r>
              <w:rPr>
                <w:rFonts w:eastAsia="Times New Roman"/>
                <w:i/>
                <w:iCs/>
              </w:rPr>
              <w:t>et al.</w:t>
            </w:r>
            <w:r>
              <w:rPr>
                <w:rFonts w:eastAsia="Times New Roman"/>
              </w:rPr>
              <w:t xml:space="preserve"> Functional profiling of the Saccharomyces cerevisiae genome. </w:t>
            </w:r>
            <w:r>
              <w:rPr>
                <w:rFonts w:eastAsia="Times New Roman"/>
                <w:i/>
                <w:iCs/>
              </w:rPr>
              <w:t>Nature</w:t>
            </w:r>
            <w:r>
              <w:rPr>
                <w:rFonts w:eastAsia="Times New Roman"/>
              </w:rPr>
              <w:t xml:space="preserve"> 2002; </w:t>
            </w:r>
            <w:r>
              <w:rPr>
                <w:rFonts w:eastAsia="Times New Roman"/>
                <w:b/>
                <w:bCs/>
              </w:rPr>
              <w:t>418</w:t>
            </w:r>
            <w:r>
              <w:rPr>
                <w:rFonts w:eastAsia="Times New Roman"/>
              </w:rPr>
              <w:t>: 387–391.</w:t>
            </w:r>
          </w:ins>
        </w:p>
        <w:p w14:paraId="26C0D170" w14:textId="43231F0B" w:rsidR="0097546C" w:rsidRPr="00282866" w:rsidRDefault="00C548E9" w:rsidP="00F064E4">
          <w:pPr>
            <w:jc w:val="both"/>
            <w:rPr>
              <w:rFonts w:ascii="Arial" w:hAnsi="Arial" w:cs="Arial"/>
              <w:sz w:val="22"/>
              <w:szCs w:val="22"/>
            </w:rPr>
            <w:pPrChange w:id="1794" w:author="Piyush Nanda" w:date="2023-01-25T14:26:00Z">
              <w:pPr/>
            </w:pPrChange>
          </w:pPr>
          <w:ins w:id="1795" w:author="Piyush Nanda" w:date="2023-01-26T11:36:00Z">
            <w:r>
              <w:rPr>
                <w:rFonts w:eastAsia="Times New Roman"/>
              </w:rPr>
              <w:t> </w:t>
            </w:r>
          </w:ins>
        </w:p>
        <w:customXmlInsRangeStart w:id="1796" w:author="Piyush Nanda" w:date="2023-01-26T10:47:00Z"/>
      </w:sdtContent>
    </w:sdt>
    <w:customXmlInsRangeEnd w:id="1796"/>
    <w:sectPr w:rsidR="0097546C" w:rsidRPr="00282866" w:rsidSect="007C762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Piyush Nanda" w:date="2023-01-01T12:42:00Z" w:initials="PN">
    <w:p w14:paraId="7D538B2C" w14:textId="2A831CB5" w:rsidR="00081A12" w:rsidRDefault="00081A12" w:rsidP="00F66D60">
      <w:r>
        <w:rPr>
          <w:rStyle w:val="CommentReference"/>
        </w:rPr>
        <w:annotationRef/>
      </w:r>
      <w:r>
        <w:rPr>
          <w:sz w:val="20"/>
          <w:szCs w:val="20"/>
        </w:rPr>
        <w:t xml:space="preserve">Modify this section. Take home message on how growth-fracture balance constrains the size of the clusters. </w:t>
      </w:r>
    </w:p>
  </w:comment>
  <w:comment w:id="20" w:author="Piyush Nanda" w:date="2023-01-01T12:43:00Z" w:initials="PN">
    <w:p w14:paraId="5D2CB237" w14:textId="77777777" w:rsidR="00081A12" w:rsidRDefault="00081A12" w:rsidP="00DB00FE">
      <w:r>
        <w:rPr>
          <w:rStyle w:val="CommentReference"/>
        </w:rPr>
        <w:annotationRef/>
      </w:r>
      <w:r>
        <w:rPr>
          <w:sz w:val="20"/>
          <w:szCs w:val="20"/>
        </w:rPr>
        <w:t>Proportion of cell type</w:t>
      </w:r>
    </w:p>
    <w:p w14:paraId="25F037FA" w14:textId="77777777" w:rsidR="00081A12" w:rsidRDefault="00081A12" w:rsidP="00DB00FE"/>
  </w:comment>
  <w:comment w:id="495" w:author="Murray, Andrew" w:date="2022-07-11T22:01:00Z" w:initials="MA">
    <w:p w14:paraId="3906257F" w14:textId="042372A2" w:rsidR="0065397A" w:rsidRDefault="0065397A" w:rsidP="0061051A">
      <w:r>
        <w:rPr>
          <w:rStyle w:val="CommentReference"/>
        </w:rPr>
        <w:annotationRef/>
      </w:r>
      <w:r>
        <w:rPr>
          <w:sz w:val="20"/>
          <w:szCs w:val="20"/>
        </w:rPr>
        <w:t>Top 2 parts of C need revision to clarify estradiol effect (BUD4 is backwards)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538B2C" w15:done="0"/>
  <w15:commentEx w15:paraId="25F037FA" w15:paraIdParent="7D538B2C" w15:done="0"/>
  <w15:commentEx w15:paraId="39062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BFE2C" w16cex:dateUtc="2023-01-01T17:42:00Z"/>
  <w16cex:commentExtensible w16cex:durableId="275BFE74" w16cex:dateUtc="2023-01-01T17:43:00Z"/>
  <w16cex:commentExtensible w16cex:durableId="26771C47" w16cex:dateUtc="2022-07-12T0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538B2C" w16cid:durableId="275BFE2C"/>
  <w16cid:commentId w16cid:paraId="25F037FA" w16cid:durableId="275BFE74"/>
  <w16cid:commentId w16cid:paraId="3906257F" w16cid:durableId="26771C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00F9E" w14:textId="77777777" w:rsidR="00734CAE" w:rsidRDefault="00734CAE" w:rsidP="00BF68E0">
      <w:r>
        <w:separator/>
      </w:r>
    </w:p>
  </w:endnote>
  <w:endnote w:type="continuationSeparator" w:id="0">
    <w:p w14:paraId="1BE8C90F" w14:textId="77777777" w:rsidR="00734CAE" w:rsidRDefault="00734CAE" w:rsidP="00BF6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4AE4A" w14:textId="77777777" w:rsidR="00734CAE" w:rsidRDefault="00734CAE" w:rsidP="00BF68E0">
      <w:r>
        <w:separator/>
      </w:r>
    </w:p>
  </w:footnote>
  <w:footnote w:type="continuationSeparator" w:id="0">
    <w:p w14:paraId="31359B65" w14:textId="77777777" w:rsidR="00734CAE" w:rsidRDefault="00734CAE" w:rsidP="00BF68E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yush Nanda">
    <w15:presenceInfo w15:providerId="Windows Live" w15:userId="66f28912aab16583"/>
  </w15:person>
  <w15:person w15:author="Murray, Andrew">
    <w15:presenceInfo w15:providerId="None" w15:userId="Murray, 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9EC"/>
    <w:rsid w:val="0000328E"/>
    <w:rsid w:val="00030677"/>
    <w:rsid w:val="000309D8"/>
    <w:rsid w:val="000407D1"/>
    <w:rsid w:val="00043DCA"/>
    <w:rsid w:val="000671C2"/>
    <w:rsid w:val="00072207"/>
    <w:rsid w:val="00081A12"/>
    <w:rsid w:val="00081ADB"/>
    <w:rsid w:val="000B2575"/>
    <w:rsid w:val="000B42F9"/>
    <w:rsid w:val="000B78FB"/>
    <w:rsid w:val="000C2271"/>
    <w:rsid w:val="000C4978"/>
    <w:rsid w:val="000D12F7"/>
    <w:rsid w:val="000D4A88"/>
    <w:rsid w:val="000D7CFB"/>
    <w:rsid w:val="000E3A29"/>
    <w:rsid w:val="000F0279"/>
    <w:rsid w:val="000F4D13"/>
    <w:rsid w:val="000F527B"/>
    <w:rsid w:val="00104ADD"/>
    <w:rsid w:val="00110E96"/>
    <w:rsid w:val="00112C79"/>
    <w:rsid w:val="001145E6"/>
    <w:rsid w:val="00122196"/>
    <w:rsid w:val="00150E05"/>
    <w:rsid w:val="00154846"/>
    <w:rsid w:val="001864D0"/>
    <w:rsid w:val="00186A16"/>
    <w:rsid w:val="0019336C"/>
    <w:rsid w:val="001935A9"/>
    <w:rsid w:val="001A759F"/>
    <w:rsid w:val="001B5535"/>
    <w:rsid w:val="001D255D"/>
    <w:rsid w:val="001E6817"/>
    <w:rsid w:val="00200D64"/>
    <w:rsid w:val="0022119C"/>
    <w:rsid w:val="002241E0"/>
    <w:rsid w:val="00230905"/>
    <w:rsid w:val="0023413A"/>
    <w:rsid w:val="0023415F"/>
    <w:rsid w:val="0024112D"/>
    <w:rsid w:val="002427A8"/>
    <w:rsid w:val="002463EC"/>
    <w:rsid w:val="00247097"/>
    <w:rsid w:val="00254F59"/>
    <w:rsid w:val="00257EA2"/>
    <w:rsid w:val="00260A46"/>
    <w:rsid w:val="00261B45"/>
    <w:rsid w:val="00270EF1"/>
    <w:rsid w:val="00282866"/>
    <w:rsid w:val="00283C31"/>
    <w:rsid w:val="00291224"/>
    <w:rsid w:val="0029648C"/>
    <w:rsid w:val="002D47FD"/>
    <w:rsid w:val="002D50B1"/>
    <w:rsid w:val="002E0658"/>
    <w:rsid w:val="002F3F8B"/>
    <w:rsid w:val="002F611D"/>
    <w:rsid w:val="0031654E"/>
    <w:rsid w:val="00322E65"/>
    <w:rsid w:val="00330497"/>
    <w:rsid w:val="00330778"/>
    <w:rsid w:val="003362E9"/>
    <w:rsid w:val="00352B69"/>
    <w:rsid w:val="00355720"/>
    <w:rsid w:val="00363B7D"/>
    <w:rsid w:val="00364011"/>
    <w:rsid w:val="003878BF"/>
    <w:rsid w:val="003A1D23"/>
    <w:rsid w:val="003B1D45"/>
    <w:rsid w:val="003B1F4C"/>
    <w:rsid w:val="003B4F9D"/>
    <w:rsid w:val="003C0D51"/>
    <w:rsid w:val="003C3474"/>
    <w:rsid w:val="003D59DB"/>
    <w:rsid w:val="003E0A0D"/>
    <w:rsid w:val="003F193F"/>
    <w:rsid w:val="003F2B18"/>
    <w:rsid w:val="00417289"/>
    <w:rsid w:val="00420EB0"/>
    <w:rsid w:val="00424488"/>
    <w:rsid w:val="00426135"/>
    <w:rsid w:val="00431545"/>
    <w:rsid w:val="00437FC3"/>
    <w:rsid w:val="00441571"/>
    <w:rsid w:val="00446BB6"/>
    <w:rsid w:val="00447527"/>
    <w:rsid w:val="0045330D"/>
    <w:rsid w:val="00460C67"/>
    <w:rsid w:val="00475F5A"/>
    <w:rsid w:val="00483FF2"/>
    <w:rsid w:val="00484B8C"/>
    <w:rsid w:val="00484CA9"/>
    <w:rsid w:val="004A42DC"/>
    <w:rsid w:val="004A540E"/>
    <w:rsid w:val="004B0A33"/>
    <w:rsid w:val="004D0914"/>
    <w:rsid w:val="004E1C7B"/>
    <w:rsid w:val="004F7C99"/>
    <w:rsid w:val="00504151"/>
    <w:rsid w:val="00504E37"/>
    <w:rsid w:val="00507CE0"/>
    <w:rsid w:val="005166FB"/>
    <w:rsid w:val="005210F2"/>
    <w:rsid w:val="0052187A"/>
    <w:rsid w:val="00521957"/>
    <w:rsid w:val="0052237C"/>
    <w:rsid w:val="00530062"/>
    <w:rsid w:val="00531682"/>
    <w:rsid w:val="0056068D"/>
    <w:rsid w:val="00560D13"/>
    <w:rsid w:val="0056654D"/>
    <w:rsid w:val="00573C83"/>
    <w:rsid w:val="0058660D"/>
    <w:rsid w:val="00587AEF"/>
    <w:rsid w:val="005A4C03"/>
    <w:rsid w:val="005A5BCA"/>
    <w:rsid w:val="005A6894"/>
    <w:rsid w:val="005B2A60"/>
    <w:rsid w:val="005B3FD8"/>
    <w:rsid w:val="005B6A96"/>
    <w:rsid w:val="005D2FB4"/>
    <w:rsid w:val="005D489E"/>
    <w:rsid w:val="005E577A"/>
    <w:rsid w:val="00600331"/>
    <w:rsid w:val="006008C6"/>
    <w:rsid w:val="00600CA8"/>
    <w:rsid w:val="006070FE"/>
    <w:rsid w:val="00612141"/>
    <w:rsid w:val="00622E48"/>
    <w:rsid w:val="006300F6"/>
    <w:rsid w:val="0063235D"/>
    <w:rsid w:val="006330FC"/>
    <w:rsid w:val="00642A0C"/>
    <w:rsid w:val="00653018"/>
    <w:rsid w:val="0065397A"/>
    <w:rsid w:val="006717C3"/>
    <w:rsid w:val="00673340"/>
    <w:rsid w:val="006814F5"/>
    <w:rsid w:val="006829EC"/>
    <w:rsid w:val="00683BE1"/>
    <w:rsid w:val="00692A86"/>
    <w:rsid w:val="00693217"/>
    <w:rsid w:val="006A33D4"/>
    <w:rsid w:val="006B48CA"/>
    <w:rsid w:val="006B573A"/>
    <w:rsid w:val="006C0A78"/>
    <w:rsid w:val="006C1F64"/>
    <w:rsid w:val="006E65BB"/>
    <w:rsid w:val="006F1864"/>
    <w:rsid w:val="006F2BC6"/>
    <w:rsid w:val="006F570B"/>
    <w:rsid w:val="006F75DD"/>
    <w:rsid w:val="00714DA5"/>
    <w:rsid w:val="00715721"/>
    <w:rsid w:val="00720440"/>
    <w:rsid w:val="00734080"/>
    <w:rsid w:val="00734CAE"/>
    <w:rsid w:val="00747129"/>
    <w:rsid w:val="0075191B"/>
    <w:rsid w:val="00753644"/>
    <w:rsid w:val="00756B57"/>
    <w:rsid w:val="00771CC7"/>
    <w:rsid w:val="00776557"/>
    <w:rsid w:val="00783362"/>
    <w:rsid w:val="007841AA"/>
    <w:rsid w:val="00786829"/>
    <w:rsid w:val="007A1D97"/>
    <w:rsid w:val="007A22EE"/>
    <w:rsid w:val="007A27D5"/>
    <w:rsid w:val="007B05C9"/>
    <w:rsid w:val="007B38C2"/>
    <w:rsid w:val="007C3678"/>
    <w:rsid w:val="007C7627"/>
    <w:rsid w:val="007F1B07"/>
    <w:rsid w:val="007F795E"/>
    <w:rsid w:val="008103C9"/>
    <w:rsid w:val="008106C8"/>
    <w:rsid w:val="00814BB0"/>
    <w:rsid w:val="00824BD5"/>
    <w:rsid w:val="00825417"/>
    <w:rsid w:val="00825D26"/>
    <w:rsid w:val="00835E19"/>
    <w:rsid w:val="00840B01"/>
    <w:rsid w:val="00843216"/>
    <w:rsid w:val="00853467"/>
    <w:rsid w:val="0085755A"/>
    <w:rsid w:val="00873F9C"/>
    <w:rsid w:val="00876610"/>
    <w:rsid w:val="00887CB4"/>
    <w:rsid w:val="008948AF"/>
    <w:rsid w:val="008A1F8C"/>
    <w:rsid w:val="008B444A"/>
    <w:rsid w:val="008C3BC1"/>
    <w:rsid w:val="008C3E4D"/>
    <w:rsid w:val="008C44F7"/>
    <w:rsid w:val="008C454D"/>
    <w:rsid w:val="008C4EF3"/>
    <w:rsid w:val="008C6248"/>
    <w:rsid w:val="008E184D"/>
    <w:rsid w:val="008E73E5"/>
    <w:rsid w:val="008F391B"/>
    <w:rsid w:val="009045FC"/>
    <w:rsid w:val="00914F66"/>
    <w:rsid w:val="00926BF2"/>
    <w:rsid w:val="00934402"/>
    <w:rsid w:val="0094079E"/>
    <w:rsid w:val="00946001"/>
    <w:rsid w:val="009557F0"/>
    <w:rsid w:val="009713A0"/>
    <w:rsid w:val="0097425B"/>
    <w:rsid w:val="0097546C"/>
    <w:rsid w:val="00981EC4"/>
    <w:rsid w:val="009830CF"/>
    <w:rsid w:val="00985C91"/>
    <w:rsid w:val="00987388"/>
    <w:rsid w:val="009B3CEA"/>
    <w:rsid w:val="009B5732"/>
    <w:rsid w:val="009D5AD3"/>
    <w:rsid w:val="009F6EA1"/>
    <w:rsid w:val="00A11EFD"/>
    <w:rsid w:val="00A1441B"/>
    <w:rsid w:val="00A1719F"/>
    <w:rsid w:val="00A17439"/>
    <w:rsid w:val="00A21358"/>
    <w:rsid w:val="00A403B4"/>
    <w:rsid w:val="00A435DF"/>
    <w:rsid w:val="00A464CA"/>
    <w:rsid w:val="00A46694"/>
    <w:rsid w:val="00A570B0"/>
    <w:rsid w:val="00A6092C"/>
    <w:rsid w:val="00A73436"/>
    <w:rsid w:val="00A74E02"/>
    <w:rsid w:val="00A90C48"/>
    <w:rsid w:val="00A94251"/>
    <w:rsid w:val="00A94708"/>
    <w:rsid w:val="00A94B7F"/>
    <w:rsid w:val="00AA3BFF"/>
    <w:rsid w:val="00AA6FA1"/>
    <w:rsid w:val="00AB4C97"/>
    <w:rsid w:val="00AD450A"/>
    <w:rsid w:val="00AD7600"/>
    <w:rsid w:val="00AE0789"/>
    <w:rsid w:val="00AE1B3C"/>
    <w:rsid w:val="00AE30E0"/>
    <w:rsid w:val="00AE39D7"/>
    <w:rsid w:val="00AF4BA8"/>
    <w:rsid w:val="00B00ACE"/>
    <w:rsid w:val="00B00D4C"/>
    <w:rsid w:val="00B132F3"/>
    <w:rsid w:val="00B307D1"/>
    <w:rsid w:val="00B51DE2"/>
    <w:rsid w:val="00B51F87"/>
    <w:rsid w:val="00B52034"/>
    <w:rsid w:val="00B563D7"/>
    <w:rsid w:val="00B617A0"/>
    <w:rsid w:val="00B64041"/>
    <w:rsid w:val="00B64E15"/>
    <w:rsid w:val="00BB1870"/>
    <w:rsid w:val="00BC508E"/>
    <w:rsid w:val="00BD79E9"/>
    <w:rsid w:val="00BE53D3"/>
    <w:rsid w:val="00BF68E0"/>
    <w:rsid w:val="00C0235D"/>
    <w:rsid w:val="00C212D2"/>
    <w:rsid w:val="00C33AB4"/>
    <w:rsid w:val="00C548E9"/>
    <w:rsid w:val="00C769DD"/>
    <w:rsid w:val="00C84311"/>
    <w:rsid w:val="00C87AF3"/>
    <w:rsid w:val="00C90294"/>
    <w:rsid w:val="00CA35E5"/>
    <w:rsid w:val="00CC6E02"/>
    <w:rsid w:val="00CD1F71"/>
    <w:rsid w:val="00CD2374"/>
    <w:rsid w:val="00CF4A75"/>
    <w:rsid w:val="00CF4C60"/>
    <w:rsid w:val="00D07D66"/>
    <w:rsid w:val="00D208CC"/>
    <w:rsid w:val="00D22BA0"/>
    <w:rsid w:val="00D60E69"/>
    <w:rsid w:val="00D64A81"/>
    <w:rsid w:val="00D8080A"/>
    <w:rsid w:val="00D90DA9"/>
    <w:rsid w:val="00D96407"/>
    <w:rsid w:val="00DA105D"/>
    <w:rsid w:val="00DA2653"/>
    <w:rsid w:val="00DA5516"/>
    <w:rsid w:val="00DA5C55"/>
    <w:rsid w:val="00DA7E40"/>
    <w:rsid w:val="00DB2CEB"/>
    <w:rsid w:val="00DC32D3"/>
    <w:rsid w:val="00DE2F45"/>
    <w:rsid w:val="00DF6B1E"/>
    <w:rsid w:val="00DF722F"/>
    <w:rsid w:val="00E06EC5"/>
    <w:rsid w:val="00E121BA"/>
    <w:rsid w:val="00E17E78"/>
    <w:rsid w:val="00E23644"/>
    <w:rsid w:val="00E2395C"/>
    <w:rsid w:val="00E24712"/>
    <w:rsid w:val="00E30EF5"/>
    <w:rsid w:val="00E32912"/>
    <w:rsid w:val="00E33607"/>
    <w:rsid w:val="00E42323"/>
    <w:rsid w:val="00E50FF6"/>
    <w:rsid w:val="00E6679A"/>
    <w:rsid w:val="00E8085A"/>
    <w:rsid w:val="00E9529C"/>
    <w:rsid w:val="00E95B95"/>
    <w:rsid w:val="00EC65EA"/>
    <w:rsid w:val="00ED5260"/>
    <w:rsid w:val="00ED7033"/>
    <w:rsid w:val="00EE1C66"/>
    <w:rsid w:val="00EE31A1"/>
    <w:rsid w:val="00EF4CF8"/>
    <w:rsid w:val="00EF6E6B"/>
    <w:rsid w:val="00F064E4"/>
    <w:rsid w:val="00F17E22"/>
    <w:rsid w:val="00F31308"/>
    <w:rsid w:val="00F43226"/>
    <w:rsid w:val="00F573A0"/>
    <w:rsid w:val="00F7286E"/>
    <w:rsid w:val="00F762D9"/>
    <w:rsid w:val="00F83377"/>
    <w:rsid w:val="00F8534F"/>
    <w:rsid w:val="00F86AD0"/>
    <w:rsid w:val="00F87284"/>
    <w:rsid w:val="00F966ED"/>
    <w:rsid w:val="00FA0C8D"/>
    <w:rsid w:val="00FA286B"/>
    <w:rsid w:val="00FB29FE"/>
    <w:rsid w:val="00FB6131"/>
    <w:rsid w:val="00FB7301"/>
    <w:rsid w:val="00FC0821"/>
    <w:rsid w:val="00FC3564"/>
    <w:rsid w:val="00FC5419"/>
    <w:rsid w:val="00FC7CF9"/>
    <w:rsid w:val="00FE76A8"/>
    <w:rsid w:val="00FF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DB2D"/>
  <w15:chartTrackingRefBased/>
  <w15:docId w15:val="{AB459F32-E5DF-354D-A6E7-32BE3871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7FD"/>
    <w:rPr>
      <w:color w:val="808080"/>
    </w:rPr>
  </w:style>
  <w:style w:type="character" w:styleId="Hyperlink">
    <w:name w:val="Hyperlink"/>
    <w:basedOn w:val="DefaultParagraphFont"/>
    <w:uiPriority w:val="99"/>
    <w:unhideWhenUsed/>
    <w:rsid w:val="00720440"/>
    <w:rPr>
      <w:color w:val="0563C1" w:themeColor="hyperlink"/>
      <w:u w:val="single"/>
    </w:rPr>
  </w:style>
  <w:style w:type="character" w:styleId="UnresolvedMention">
    <w:name w:val="Unresolved Mention"/>
    <w:basedOn w:val="DefaultParagraphFont"/>
    <w:uiPriority w:val="99"/>
    <w:semiHidden/>
    <w:unhideWhenUsed/>
    <w:rsid w:val="00720440"/>
    <w:rPr>
      <w:color w:val="605E5C"/>
      <w:shd w:val="clear" w:color="auto" w:fill="E1DFDD"/>
    </w:rPr>
  </w:style>
  <w:style w:type="paragraph" w:styleId="Revision">
    <w:name w:val="Revision"/>
    <w:hidden/>
    <w:uiPriority w:val="99"/>
    <w:semiHidden/>
    <w:rsid w:val="00825417"/>
  </w:style>
  <w:style w:type="character" w:styleId="CommentReference">
    <w:name w:val="annotation reference"/>
    <w:basedOn w:val="DefaultParagraphFont"/>
    <w:uiPriority w:val="99"/>
    <w:semiHidden/>
    <w:unhideWhenUsed/>
    <w:rsid w:val="00600331"/>
    <w:rPr>
      <w:sz w:val="16"/>
      <w:szCs w:val="16"/>
    </w:rPr>
  </w:style>
  <w:style w:type="paragraph" w:styleId="CommentText">
    <w:name w:val="annotation text"/>
    <w:basedOn w:val="Normal"/>
    <w:link w:val="CommentTextChar"/>
    <w:uiPriority w:val="99"/>
    <w:semiHidden/>
    <w:unhideWhenUsed/>
    <w:rsid w:val="00600331"/>
    <w:rPr>
      <w:sz w:val="20"/>
      <w:szCs w:val="20"/>
    </w:rPr>
  </w:style>
  <w:style w:type="character" w:customStyle="1" w:styleId="CommentTextChar">
    <w:name w:val="Comment Text Char"/>
    <w:basedOn w:val="DefaultParagraphFont"/>
    <w:link w:val="CommentText"/>
    <w:uiPriority w:val="99"/>
    <w:semiHidden/>
    <w:rsid w:val="00600331"/>
    <w:rPr>
      <w:sz w:val="20"/>
      <w:szCs w:val="20"/>
    </w:rPr>
  </w:style>
  <w:style w:type="paragraph" w:styleId="CommentSubject">
    <w:name w:val="annotation subject"/>
    <w:basedOn w:val="CommentText"/>
    <w:next w:val="CommentText"/>
    <w:link w:val="CommentSubjectChar"/>
    <w:uiPriority w:val="99"/>
    <w:semiHidden/>
    <w:unhideWhenUsed/>
    <w:rsid w:val="00600331"/>
    <w:rPr>
      <w:b/>
      <w:bCs/>
    </w:rPr>
  </w:style>
  <w:style w:type="character" w:customStyle="1" w:styleId="CommentSubjectChar">
    <w:name w:val="Comment Subject Char"/>
    <w:basedOn w:val="CommentTextChar"/>
    <w:link w:val="CommentSubject"/>
    <w:uiPriority w:val="99"/>
    <w:semiHidden/>
    <w:rsid w:val="00600331"/>
    <w:rPr>
      <w:b/>
      <w:bCs/>
      <w:sz w:val="20"/>
      <w:szCs w:val="20"/>
    </w:rPr>
  </w:style>
  <w:style w:type="paragraph" w:styleId="Header">
    <w:name w:val="header"/>
    <w:basedOn w:val="Normal"/>
    <w:link w:val="HeaderChar"/>
    <w:uiPriority w:val="99"/>
    <w:unhideWhenUsed/>
    <w:rsid w:val="00BF68E0"/>
    <w:pPr>
      <w:tabs>
        <w:tab w:val="center" w:pos="4680"/>
        <w:tab w:val="right" w:pos="9360"/>
      </w:tabs>
    </w:pPr>
  </w:style>
  <w:style w:type="character" w:customStyle="1" w:styleId="HeaderChar">
    <w:name w:val="Header Char"/>
    <w:basedOn w:val="DefaultParagraphFont"/>
    <w:link w:val="Header"/>
    <w:uiPriority w:val="99"/>
    <w:rsid w:val="00BF68E0"/>
  </w:style>
  <w:style w:type="paragraph" w:styleId="Footer">
    <w:name w:val="footer"/>
    <w:basedOn w:val="Normal"/>
    <w:link w:val="FooterChar"/>
    <w:uiPriority w:val="99"/>
    <w:unhideWhenUsed/>
    <w:rsid w:val="00BF68E0"/>
    <w:pPr>
      <w:tabs>
        <w:tab w:val="center" w:pos="4680"/>
        <w:tab w:val="right" w:pos="9360"/>
      </w:tabs>
    </w:pPr>
  </w:style>
  <w:style w:type="character" w:customStyle="1" w:styleId="FooterChar">
    <w:name w:val="Footer Char"/>
    <w:basedOn w:val="DefaultParagraphFont"/>
    <w:link w:val="Footer"/>
    <w:uiPriority w:val="99"/>
    <w:rsid w:val="00BF68E0"/>
  </w:style>
  <w:style w:type="paragraph" w:styleId="NoSpacing">
    <w:name w:val="No Spacing"/>
    <w:uiPriority w:val="1"/>
    <w:qFormat/>
    <w:rsid w:val="00FB6131"/>
  </w:style>
  <w:style w:type="table" w:styleId="TableGrid">
    <w:name w:val="Table Grid"/>
    <w:basedOn w:val="TableNormal"/>
    <w:uiPriority w:val="39"/>
    <w:rsid w:val="00692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30EF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30EF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E30E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E30E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30EF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30EF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53879">
      <w:bodyDiv w:val="1"/>
      <w:marLeft w:val="0"/>
      <w:marRight w:val="0"/>
      <w:marTop w:val="0"/>
      <w:marBottom w:val="0"/>
      <w:divBdr>
        <w:top w:val="none" w:sz="0" w:space="0" w:color="auto"/>
        <w:left w:val="none" w:sz="0" w:space="0" w:color="auto"/>
        <w:bottom w:val="none" w:sz="0" w:space="0" w:color="auto"/>
        <w:right w:val="none" w:sz="0" w:space="0" w:color="auto"/>
      </w:divBdr>
      <w:divsChild>
        <w:div w:id="292177465">
          <w:marLeft w:val="640"/>
          <w:marRight w:val="0"/>
          <w:marTop w:val="0"/>
          <w:marBottom w:val="0"/>
          <w:divBdr>
            <w:top w:val="none" w:sz="0" w:space="0" w:color="auto"/>
            <w:left w:val="none" w:sz="0" w:space="0" w:color="auto"/>
            <w:bottom w:val="none" w:sz="0" w:space="0" w:color="auto"/>
            <w:right w:val="none" w:sz="0" w:space="0" w:color="auto"/>
          </w:divBdr>
        </w:div>
        <w:div w:id="395320154">
          <w:marLeft w:val="640"/>
          <w:marRight w:val="0"/>
          <w:marTop w:val="0"/>
          <w:marBottom w:val="0"/>
          <w:divBdr>
            <w:top w:val="none" w:sz="0" w:space="0" w:color="auto"/>
            <w:left w:val="none" w:sz="0" w:space="0" w:color="auto"/>
            <w:bottom w:val="none" w:sz="0" w:space="0" w:color="auto"/>
            <w:right w:val="none" w:sz="0" w:space="0" w:color="auto"/>
          </w:divBdr>
        </w:div>
        <w:div w:id="1629890317">
          <w:marLeft w:val="640"/>
          <w:marRight w:val="0"/>
          <w:marTop w:val="0"/>
          <w:marBottom w:val="0"/>
          <w:divBdr>
            <w:top w:val="none" w:sz="0" w:space="0" w:color="auto"/>
            <w:left w:val="none" w:sz="0" w:space="0" w:color="auto"/>
            <w:bottom w:val="none" w:sz="0" w:space="0" w:color="auto"/>
            <w:right w:val="none" w:sz="0" w:space="0" w:color="auto"/>
          </w:divBdr>
        </w:div>
        <w:div w:id="647242741">
          <w:marLeft w:val="640"/>
          <w:marRight w:val="0"/>
          <w:marTop w:val="0"/>
          <w:marBottom w:val="0"/>
          <w:divBdr>
            <w:top w:val="none" w:sz="0" w:space="0" w:color="auto"/>
            <w:left w:val="none" w:sz="0" w:space="0" w:color="auto"/>
            <w:bottom w:val="none" w:sz="0" w:space="0" w:color="auto"/>
            <w:right w:val="none" w:sz="0" w:space="0" w:color="auto"/>
          </w:divBdr>
        </w:div>
        <w:div w:id="1870024059">
          <w:marLeft w:val="640"/>
          <w:marRight w:val="0"/>
          <w:marTop w:val="0"/>
          <w:marBottom w:val="0"/>
          <w:divBdr>
            <w:top w:val="none" w:sz="0" w:space="0" w:color="auto"/>
            <w:left w:val="none" w:sz="0" w:space="0" w:color="auto"/>
            <w:bottom w:val="none" w:sz="0" w:space="0" w:color="auto"/>
            <w:right w:val="none" w:sz="0" w:space="0" w:color="auto"/>
          </w:divBdr>
        </w:div>
        <w:div w:id="383258589">
          <w:marLeft w:val="640"/>
          <w:marRight w:val="0"/>
          <w:marTop w:val="0"/>
          <w:marBottom w:val="0"/>
          <w:divBdr>
            <w:top w:val="none" w:sz="0" w:space="0" w:color="auto"/>
            <w:left w:val="none" w:sz="0" w:space="0" w:color="auto"/>
            <w:bottom w:val="none" w:sz="0" w:space="0" w:color="auto"/>
            <w:right w:val="none" w:sz="0" w:space="0" w:color="auto"/>
          </w:divBdr>
        </w:div>
        <w:div w:id="804155991">
          <w:marLeft w:val="640"/>
          <w:marRight w:val="0"/>
          <w:marTop w:val="0"/>
          <w:marBottom w:val="0"/>
          <w:divBdr>
            <w:top w:val="none" w:sz="0" w:space="0" w:color="auto"/>
            <w:left w:val="none" w:sz="0" w:space="0" w:color="auto"/>
            <w:bottom w:val="none" w:sz="0" w:space="0" w:color="auto"/>
            <w:right w:val="none" w:sz="0" w:space="0" w:color="auto"/>
          </w:divBdr>
        </w:div>
        <w:div w:id="429424513">
          <w:marLeft w:val="640"/>
          <w:marRight w:val="0"/>
          <w:marTop w:val="0"/>
          <w:marBottom w:val="0"/>
          <w:divBdr>
            <w:top w:val="none" w:sz="0" w:space="0" w:color="auto"/>
            <w:left w:val="none" w:sz="0" w:space="0" w:color="auto"/>
            <w:bottom w:val="none" w:sz="0" w:space="0" w:color="auto"/>
            <w:right w:val="none" w:sz="0" w:space="0" w:color="auto"/>
          </w:divBdr>
        </w:div>
        <w:div w:id="932393764">
          <w:marLeft w:val="640"/>
          <w:marRight w:val="0"/>
          <w:marTop w:val="0"/>
          <w:marBottom w:val="0"/>
          <w:divBdr>
            <w:top w:val="none" w:sz="0" w:space="0" w:color="auto"/>
            <w:left w:val="none" w:sz="0" w:space="0" w:color="auto"/>
            <w:bottom w:val="none" w:sz="0" w:space="0" w:color="auto"/>
            <w:right w:val="none" w:sz="0" w:space="0" w:color="auto"/>
          </w:divBdr>
        </w:div>
        <w:div w:id="2136174814">
          <w:marLeft w:val="640"/>
          <w:marRight w:val="0"/>
          <w:marTop w:val="0"/>
          <w:marBottom w:val="0"/>
          <w:divBdr>
            <w:top w:val="none" w:sz="0" w:space="0" w:color="auto"/>
            <w:left w:val="none" w:sz="0" w:space="0" w:color="auto"/>
            <w:bottom w:val="none" w:sz="0" w:space="0" w:color="auto"/>
            <w:right w:val="none" w:sz="0" w:space="0" w:color="auto"/>
          </w:divBdr>
        </w:div>
        <w:div w:id="441802490">
          <w:marLeft w:val="640"/>
          <w:marRight w:val="0"/>
          <w:marTop w:val="0"/>
          <w:marBottom w:val="0"/>
          <w:divBdr>
            <w:top w:val="none" w:sz="0" w:space="0" w:color="auto"/>
            <w:left w:val="none" w:sz="0" w:space="0" w:color="auto"/>
            <w:bottom w:val="none" w:sz="0" w:space="0" w:color="auto"/>
            <w:right w:val="none" w:sz="0" w:space="0" w:color="auto"/>
          </w:divBdr>
        </w:div>
        <w:div w:id="1102722214">
          <w:marLeft w:val="640"/>
          <w:marRight w:val="0"/>
          <w:marTop w:val="0"/>
          <w:marBottom w:val="0"/>
          <w:divBdr>
            <w:top w:val="none" w:sz="0" w:space="0" w:color="auto"/>
            <w:left w:val="none" w:sz="0" w:space="0" w:color="auto"/>
            <w:bottom w:val="none" w:sz="0" w:space="0" w:color="auto"/>
            <w:right w:val="none" w:sz="0" w:space="0" w:color="auto"/>
          </w:divBdr>
        </w:div>
        <w:div w:id="1275281821">
          <w:marLeft w:val="640"/>
          <w:marRight w:val="0"/>
          <w:marTop w:val="0"/>
          <w:marBottom w:val="0"/>
          <w:divBdr>
            <w:top w:val="none" w:sz="0" w:space="0" w:color="auto"/>
            <w:left w:val="none" w:sz="0" w:space="0" w:color="auto"/>
            <w:bottom w:val="none" w:sz="0" w:space="0" w:color="auto"/>
            <w:right w:val="none" w:sz="0" w:space="0" w:color="auto"/>
          </w:divBdr>
        </w:div>
        <w:div w:id="1258251869">
          <w:marLeft w:val="640"/>
          <w:marRight w:val="0"/>
          <w:marTop w:val="0"/>
          <w:marBottom w:val="0"/>
          <w:divBdr>
            <w:top w:val="none" w:sz="0" w:space="0" w:color="auto"/>
            <w:left w:val="none" w:sz="0" w:space="0" w:color="auto"/>
            <w:bottom w:val="none" w:sz="0" w:space="0" w:color="auto"/>
            <w:right w:val="none" w:sz="0" w:space="0" w:color="auto"/>
          </w:divBdr>
        </w:div>
        <w:div w:id="512033616">
          <w:marLeft w:val="640"/>
          <w:marRight w:val="0"/>
          <w:marTop w:val="0"/>
          <w:marBottom w:val="0"/>
          <w:divBdr>
            <w:top w:val="none" w:sz="0" w:space="0" w:color="auto"/>
            <w:left w:val="none" w:sz="0" w:space="0" w:color="auto"/>
            <w:bottom w:val="none" w:sz="0" w:space="0" w:color="auto"/>
            <w:right w:val="none" w:sz="0" w:space="0" w:color="auto"/>
          </w:divBdr>
        </w:div>
        <w:div w:id="479810030">
          <w:marLeft w:val="640"/>
          <w:marRight w:val="0"/>
          <w:marTop w:val="0"/>
          <w:marBottom w:val="0"/>
          <w:divBdr>
            <w:top w:val="none" w:sz="0" w:space="0" w:color="auto"/>
            <w:left w:val="none" w:sz="0" w:space="0" w:color="auto"/>
            <w:bottom w:val="none" w:sz="0" w:space="0" w:color="auto"/>
            <w:right w:val="none" w:sz="0" w:space="0" w:color="auto"/>
          </w:divBdr>
        </w:div>
        <w:div w:id="1096827888">
          <w:marLeft w:val="640"/>
          <w:marRight w:val="0"/>
          <w:marTop w:val="0"/>
          <w:marBottom w:val="0"/>
          <w:divBdr>
            <w:top w:val="none" w:sz="0" w:space="0" w:color="auto"/>
            <w:left w:val="none" w:sz="0" w:space="0" w:color="auto"/>
            <w:bottom w:val="none" w:sz="0" w:space="0" w:color="auto"/>
            <w:right w:val="none" w:sz="0" w:space="0" w:color="auto"/>
          </w:divBdr>
        </w:div>
        <w:div w:id="1511750928">
          <w:marLeft w:val="640"/>
          <w:marRight w:val="0"/>
          <w:marTop w:val="0"/>
          <w:marBottom w:val="0"/>
          <w:divBdr>
            <w:top w:val="none" w:sz="0" w:space="0" w:color="auto"/>
            <w:left w:val="none" w:sz="0" w:space="0" w:color="auto"/>
            <w:bottom w:val="none" w:sz="0" w:space="0" w:color="auto"/>
            <w:right w:val="none" w:sz="0" w:space="0" w:color="auto"/>
          </w:divBdr>
        </w:div>
        <w:div w:id="2091273987">
          <w:marLeft w:val="640"/>
          <w:marRight w:val="0"/>
          <w:marTop w:val="0"/>
          <w:marBottom w:val="0"/>
          <w:divBdr>
            <w:top w:val="none" w:sz="0" w:space="0" w:color="auto"/>
            <w:left w:val="none" w:sz="0" w:space="0" w:color="auto"/>
            <w:bottom w:val="none" w:sz="0" w:space="0" w:color="auto"/>
            <w:right w:val="none" w:sz="0" w:space="0" w:color="auto"/>
          </w:divBdr>
        </w:div>
        <w:div w:id="982075414">
          <w:marLeft w:val="640"/>
          <w:marRight w:val="0"/>
          <w:marTop w:val="0"/>
          <w:marBottom w:val="0"/>
          <w:divBdr>
            <w:top w:val="none" w:sz="0" w:space="0" w:color="auto"/>
            <w:left w:val="none" w:sz="0" w:space="0" w:color="auto"/>
            <w:bottom w:val="none" w:sz="0" w:space="0" w:color="auto"/>
            <w:right w:val="none" w:sz="0" w:space="0" w:color="auto"/>
          </w:divBdr>
        </w:div>
        <w:div w:id="351541859">
          <w:marLeft w:val="640"/>
          <w:marRight w:val="0"/>
          <w:marTop w:val="0"/>
          <w:marBottom w:val="0"/>
          <w:divBdr>
            <w:top w:val="none" w:sz="0" w:space="0" w:color="auto"/>
            <w:left w:val="none" w:sz="0" w:space="0" w:color="auto"/>
            <w:bottom w:val="none" w:sz="0" w:space="0" w:color="auto"/>
            <w:right w:val="none" w:sz="0" w:space="0" w:color="auto"/>
          </w:divBdr>
        </w:div>
        <w:div w:id="1507400721">
          <w:marLeft w:val="640"/>
          <w:marRight w:val="0"/>
          <w:marTop w:val="0"/>
          <w:marBottom w:val="0"/>
          <w:divBdr>
            <w:top w:val="none" w:sz="0" w:space="0" w:color="auto"/>
            <w:left w:val="none" w:sz="0" w:space="0" w:color="auto"/>
            <w:bottom w:val="none" w:sz="0" w:space="0" w:color="auto"/>
            <w:right w:val="none" w:sz="0" w:space="0" w:color="auto"/>
          </w:divBdr>
        </w:div>
        <w:div w:id="1403331260">
          <w:marLeft w:val="640"/>
          <w:marRight w:val="0"/>
          <w:marTop w:val="0"/>
          <w:marBottom w:val="0"/>
          <w:divBdr>
            <w:top w:val="none" w:sz="0" w:space="0" w:color="auto"/>
            <w:left w:val="none" w:sz="0" w:space="0" w:color="auto"/>
            <w:bottom w:val="none" w:sz="0" w:space="0" w:color="auto"/>
            <w:right w:val="none" w:sz="0" w:space="0" w:color="auto"/>
          </w:divBdr>
        </w:div>
        <w:div w:id="680662768">
          <w:marLeft w:val="640"/>
          <w:marRight w:val="0"/>
          <w:marTop w:val="0"/>
          <w:marBottom w:val="0"/>
          <w:divBdr>
            <w:top w:val="none" w:sz="0" w:space="0" w:color="auto"/>
            <w:left w:val="none" w:sz="0" w:space="0" w:color="auto"/>
            <w:bottom w:val="none" w:sz="0" w:space="0" w:color="auto"/>
            <w:right w:val="none" w:sz="0" w:space="0" w:color="auto"/>
          </w:divBdr>
        </w:div>
        <w:div w:id="368651082">
          <w:marLeft w:val="640"/>
          <w:marRight w:val="0"/>
          <w:marTop w:val="0"/>
          <w:marBottom w:val="0"/>
          <w:divBdr>
            <w:top w:val="none" w:sz="0" w:space="0" w:color="auto"/>
            <w:left w:val="none" w:sz="0" w:space="0" w:color="auto"/>
            <w:bottom w:val="none" w:sz="0" w:space="0" w:color="auto"/>
            <w:right w:val="none" w:sz="0" w:space="0" w:color="auto"/>
          </w:divBdr>
        </w:div>
        <w:div w:id="1336493559">
          <w:marLeft w:val="640"/>
          <w:marRight w:val="0"/>
          <w:marTop w:val="0"/>
          <w:marBottom w:val="0"/>
          <w:divBdr>
            <w:top w:val="none" w:sz="0" w:space="0" w:color="auto"/>
            <w:left w:val="none" w:sz="0" w:space="0" w:color="auto"/>
            <w:bottom w:val="none" w:sz="0" w:space="0" w:color="auto"/>
            <w:right w:val="none" w:sz="0" w:space="0" w:color="auto"/>
          </w:divBdr>
        </w:div>
        <w:div w:id="733554347">
          <w:marLeft w:val="640"/>
          <w:marRight w:val="0"/>
          <w:marTop w:val="0"/>
          <w:marBottom w:val="0"/>
          <w:divBdr>
            <w:top w:val="none" w:sz="0" w:space="0" w:color="auto"/>
            <w:left w:val="none" w:sz="0" w:space="0" w:color="auto"/>
            <w:bottom w:val="none" w:sz="0" w:space="0" w:color="auto"/>
            <w:right w:val="none" w:sz="0" w:space="0" w:color="auto"/>
          </w:divBdr>
        </w:div>
        <w:div w:id="2049715912">
          <w:marLeft w:val="640"/>
          <w:marRight w:val="0"/>
          <w:marTop w:val="0"/>
          <w:marBottom w:val="0"/>
          <w:divBdr>
            <w:top w:val="none" w:sz="0" w:space="0" w:color="auto"/>
            <w:left w:val="none" w:sz="0" w:space="0" w:color="auto"/>
            <w:bottom w:val="none" w:sz="0" w:space="0" w:color="auto"/>
            <w:right w:val="none" w:sz="0" w:space="0" w:color="auto"/>
          </w:divBdr>
        </w:div>
        <w:div w:id="1433932874">
          <w:marLeft w:val="640"/>
          <w:marRight w:val="0"/>
          <w:marTop w:val="0"/>
          <w:marBottom w:val="0"/>
          <w:divBdr>
            <w:top w:val="none" w:sz="0" w:space="0" w:color="auto"/>
            <w:left w:val="none" w:sz="0" w:space="0" w:color="auto"/>
            <w:bottom w:val="none" w:sz="0" w:space="0" w:color="auto"/>
            <w:right w:val="none" w:sz="0" w:space="0" w:color="auto"/>
          </w:divBdr>
        </w:div>
        <w:div w:id="1883440661">
          <w:marLeft w:val="640"/>
          <w:marRight w:val="0"/>
          <w:marTop w:val="0"/>
          <w:marBottom w:val="0"/>
          <w:divBdr>
            <w:top w:val="none" w:sz="0" w:space="0" w:color="auto"/>
            <w:left w:val="none" w:sz="0" w:space="0" w:color="auto"/>
            <w:bottom w:val="none" w:sz="0" w:space="0" w:color="auto"/>
            <w:right w:val="none" w:sz="0" w:space="0" w:color="auto"/>
          </w:divBdr>
        </w:div>
        <w:div w:id="1739357518">
          <w:marLeft w:val="640"/>
          <w:marRight w:val="0"/>
          <w:marTop w:val="0"/>
          <w:marBottom w:val="0"/>
          <w:divBdr>
            <w:top w:val="none" w:sz="0" w:space="0" w:color="auto"/>
            <w:left w:val="none" w:sz="0" w:space="0" w:color="auto"/>
            <w:bottom w:val="none" w:sz="0" w:space="0" w:color="auto"/>
            <w:right w:val="none" w:sz="0" w:space="0" w:color="auto"/>
          </w:divBdr>
        </w:div>
        <w:div w:id="1428647817">
          <w:marLeft w:val="640"/>
          <w:marRight w:val="0"/>
          <w:marTop w:val="0"/>
          <w:marBottom w:val="0"/>
          <w:divBdr>
            <w:top w:val="none" w:sz="0" w:space="0" w:color="auto"/>
            <w:left w:val="none" w:sz="0" w:space="0" w:color="auto"/>
            <w:bottom w:val="none" w:sz="0" w:space="0" w:color="auto"/>
            <w:right w:val="none" w:sz="0" w:space="0" w:color="auto"/>
          </w:divBdr>
        </w:div>
      </w:divsChild>
    </w:div>
    <w:div w:id="328945401">
      <w:bodyDiv w:val="1"/>
      <w:marLeft w:val="0"/>
      <w:marRight w:val="0"/>
      <w:marTop w:val="0"/>
      <w:marBottom w:val="0"/>
      <w:divBdr>
        <w:top w:val="none" w:sz="0" w:space="0" w:color="auto"/>
        <w:left w:val="none" w:sz="0" w:space="0" w:color="auto"/>
        <w:bottom w:val="none" w:sz="0" w:space="0" w:color="auto"/>
        <w:right w:val="none" w:sz="0" w:space="0" w:color="auto"/>
      </w:divBdr>
      <w:divsChild>
        <w:div w:id="2029794319">
          <w:marLeft w:val="640"/>
          <w:marRight w:val="0"/>
          <w:marTop w:val="0"/>
          <w:marBottom w:val="0"/>
          <w:divBdr>
            <w:top w:val="none" w:sz="0" w:space="0" w:color="auto"/>
            <w:left w:val="none" w:sz="0" w:space="0" w:color="auto"/>
            <w:bottom w:val="none" w:sz="0" w:space="0" w:color="auto"/>
            <w:right w:val="none" w:sz="0" w:space="0" w:color="auto"/>
          </w:divBdr>
        </w:div>
        <w:div w:id="874394488">
          <w:marLeft w:val="640"/>
          <w:marRight w:val="0"/>
          <w:marTop w:val="0"/>
          <w:marBottom w:val="0"/>
          <w:divBdr>
            <w:top w:val="none" w:sz="0" w:space="0" w:color="auto"/>
            <w:left w:val="none" w:sz="0" w:space="0" w:color="auto"/>
            <w:bottom w:val="none" w:sz="0" w:space="0" w:color="auto"/>
            <w:right w:val="none" w:sz="0" w:space="0" w:color="auto"/>
          </w:divBdr>
        </w:div>
        <w:div w:id="433326612">
          <w:marLeft w:val="640"/>
          <w:marRight w:val="0"/>
          <w:marTop w:val="0"/>
          <w:marBottom w:val="0"/>
          <w:divBdr>
            <w:top w:val="none" w:sz="0" w:space="0" w:color="auto"/>
            <w:left w:val="none" w:sz="0" w:space="0" w:color="auto"/>
            <w:bottom w:val="none" w:sz="0" w:space="0" w:color="auto"/>
            <w:right w:val="none" w:sz="0" w:space="0" w:color="auto"/>
          </w:divBdr>
        </w:div>
        <w:div w:id="828450078">
          <w:marLeft w:val="640"/>
          <w:marRight w:val="0"/>
          <w:marTop w:val="0"/>
          <w:marBottom w:val="0"/>
          <w:divBdr>
            <w:top w:val="none" w:sz="0" w:space="0" w:color="auto"/>
            <w:left w:val="none" w:sz="0" w:space="0" w:color="auto"/>
            <w:bottom w:val="none" w:sz="0" w:space="0" w:color="auto"/>
            <w:right w:val="none" w:sz="0" w:space="0" w:color="auto"/>
          </w:divBdr>
        </w:div>
        <w:div w:id="2053141869">
          <w:marLeft w:val="640"/>
          <w:marRight w:val="0"/>
          <w:marTop w:val="0"/>
          <w:marBottom w:val="0"/>
          <w:divBdr>
            <w:top w:val="none" w:sz="0" w:space="0" w:color="auto"/>
            <w:left w:val="none" w:sz="0" w:space="0" w:color="auto"/>
            <w:bottom w:val="none" w:sz="0" w:space="0" w:color="auto"/>
            <w:right w:val="none" w:sz="0" w:space="0" w:color="auto"/>
          </w:divBdr>
        </w:div>
        <w:div w:id="128481085">
          <w:marLeft w:val="640"/>
          <w:marRight w:val="0"/>
          <w:marTop w:val="0"/>
          <w:marBottom w:val="0"/>
          <w:divBdr>
            <w:top w:val="none" w:sz="0" w:space="0" w:color="auto"/>
            <w:left w:val="none" w:sz="0" w:space="0" w:color="auto"/>
            <w:bottom w:val="none" w:sz="0" w:space="0" w:color="auto"/>
            <w:right w:val="none" w:sz="0" w:space="0" w:color="auto"/>
          </w:divBdr>
        </w:div>
        <w:div w:id="371854413">
          <w:marLeft w:val="640"/>
          <w:marRight w:val="0"/>
          <w:marTop w:val="0"/>
          <w:marBottom w:val="0"/>
          <w:divBdr>
            <w:top w:val="none" w:sz="0" w:space="0" w:color="auto"/>
            <w:left w:val="none" w:sz="0" w:space="0" w:color="auto"/>
            <w:bottom w:val="none" w:sz="0" w:space="0" w:color="auto"/>
            <w:right w:val="none" w:sz="0" w:space="0" w:color="auto"/>
          </w:divBdr>
        </w:div>
        <w:div w:id="1982268790">
          <w:marLeft w:val="640"/>
          <w:marRight w:val="0"/>
          <w:marTop w:val="0"/>
          <w:marBottom w:val="0"/>
          <w:divBdr>
            <w:top w:val="none" w:sz="0" w:space="0" w:color="auto"/>
            <w:left w:val="none" w:sz="0" w:space="0" w:color="auto"/>
            <w:bottom w:val="none" w:sz="0" w:space="0" w:color="auto"/>
            <w:right w:val="none" w:sz="0" w:space="0" w:color="auto"/>
          </w:divBdr>
        </w:div>
        <w:div w:id="22050605">
          <w:marLeft w:val="640"/>
          <w:marRight w:val="0"/>
          <w:marTop w:val="0"/>
          <w:marBottom w:val="0"/>
          <w:divBdr>
            <w:top w:val="none" w:sz="0" w:space="0" w:color="auto"/>
            <w:left w:val="none" w:sz="0" w:space="0" w:color="auto"/>
            <w:bottom w:val="none" w:sz="0" w:space="0" w:color="auto"/>
            <w:right w:val="none" w:sz="0" w:space="0" w:color="auto"/>
          </w:divBdr>
        </w:div>
        <w:div w:id="772942395">
          <w:marLeft w:val="640"/>
          <w:marRight w:val="0"/>
          <w:marTop w:val="0"/>
          <w:marBottom w:val="0"/>
          <w:divBdr>
            <w:top w:val="none" w:sz="0" w:space="0" w:color="auto"/>
            <w:left w:val="none" w:sz="0" w:space="0" w:color="auto"/>
            <w:bottom w:val="none" w:sz="0" w:space="0" w:color="auto"/>
            <w:right w:val="none" w:sz="0" w:space="0" w:color="auto"/>
          </w:divBdr>
        </w:div>
        <w:div w:id="673651883">
          <w:marLeft w:val="640"/>
          <w:marRight w:val="0"/>
          <w:marTop w:val="0"/>
          <w:marBottom w:val="0"/>
          <w:divBdr>
            <w:top w:val="none" w:sz="0" w:space="0" w:color="auto"/>
            <w:left w:val="none" w:sz="0" w:space="0" w:color="auto"/>
            <w:bottom w:val="none" w:sz="0" w:space="0" w:color="auto"/>
            <w:right w:val="none" w:sz="0" w:space="0" w:color="auto"/>
          </w:divBdr>
        </w:div>
        <w:div w:id="1698846317">
          <w:marLeft w:val="640"/>
          <w:marRight w:val="0"/>
          <w:marTop w:val="0"/>
          <w:marBottom w:val="0"/>
          <w:divBdr>
            <w:top w:val="none" w:sz="0" w:space="0" w:color="auto"/>
            <w:left w:val="none" w:sz="0" w:space="0" w:color="auto"/>
            <w:bottom w:val="none" w:sz="0" w:space="0" w:color="auto"/>
            <w:right w:val="none" w:sz="0" w:space="0" w:color="auto"/>
          </w:divBdr>
        </w:div>
        <w:div w:id="942155604">
          <w:marLeft w:val="640"/>
          <w:marRight w:val="0"/>
          <w:marTop w:val="0"/>
          <w:marBottom w:val="0"/>
          <w:divBdr>
            <w:top w:val="none" w:sz="0" w:space="0" w:color="auto"/>
            <w:left w:val="none" w:sz="0" w:space="0" w:color="auto"/>
            <w:bottom w:val="none" w:sz="0" w:space="0" w:color="auto"/>
            <w:right w:val="none" w:sz="0" w:space="0" w:color="auto"/>
          </w:divBdr>
        </w:div>
        <w:div w:id="1229417121">
          <w:marLeft w:val="640"/>
          <w:marRight w:val="0"/>
          <w:marTop w:val="0"/>
          <w:marBottom w:val="0"/>
          <w:divBdr>
            <w:top w:val="none" w:sz="0" w:space="0" w:color="auto"/>
            <w:left w:val="none" w:sz="0" w:space="0" w:color="auto"/>
            <w:bottom w:val="none" w:sz="0" w:space="0" w:color="auto"/>
            <w:right w:val="none" w:sz="0" w:space="0" w:color="auto"/>
          </w:divBdr>
        </w:div>
        <w:div w:id="1005278640">
          <w:marLeft w:val="640"/>
          <w:marRight w:val="0"/>
          <w:marTop w:val="0"/>
          <w:marBottom w:val="0"/>
          <w:divBdr>
            <w:top w:val="none" w:sz="0" w:space="0" w:color="auto"/>
            <w:left w:val="none" w:sz="0" w:space="0" w:color="auto"/>
            <w:bottom w:val="none" w:sz="0" w:space="0" w:color="auto"/>
            <w:right w:val="none" w:sz="0" w:space="0" w:color="auto"/>
          </w:divBdr>
        </w:div>
        <w:div w:id="1455831567">
          <w:marLeft w:val="640"/>
          <w:marRight w:val="0"/>
          <w:marTop w:val="0"/>
          <w:marBottom w:val="0"/>
          <w:divBdr>
            <w:top w:val="none" w:sz="0" w:space="0" w:color="auto"/>
            <w:left w:val="none" w:sz="0" w:space="0" w:color="auto"/>
            <w:bottom w:val="none" w:sz="0" w:space="0" w:color="auto"/>
            <w:right w:val="none" w:sz="0" w:space="0" w:color="auto"/>
          </w:divBdr>
        </w:div>
        <w:div w:id="1854761407">
          <w:marLeft w:val="640"/>
          <w:marRight w:val="0"/>
          <w:marTop w:val="0"/>
          <w:marBottom w:val="0"/>
          <w:divBdr>
            <w:top w:val="none" w:sz="0" w:space="0" w:color="auto"/>
            <w:left w:val="none" w:sz="0" w:space="0" w:color="auto"/>
            <w:bottom w:val="none" w:sz="0" w:space="0" w:color="auto"/>
            <w:right w:val="none" w:sz="0" w:space="0" w:color="auto"/>
          </w:divBdr>
        </w:div>
        <w:div w:id="1822848768">
          <w:marLeft w:val="640"/>
          <w:marRight w:val="0"/>
          <w:marTop w:val="0"/>
          <w:marBottom w:val="0"/>
          <w:divBdr>
            <w:top w:val="none" w:sz="0" w:space="0" w:color="auto"/>
            <w:left w:val="none" w:sz="0" w:space="0" w:color="auto"/>
            <w:bottom w:val="none" w:sz="0" w:space="0" w:color="auto"/>
            <w:right w:val="none" w:sz="0" w:space="0" w:color="auto"/>
          </w:divBdr>
        </w:div>
        <w:div w:id="1722509758">
          <w:marLeft w:val="640"/>
          <w:marRight w:val="0"/>
          <w:marTop w:val="0"/>
          <w:marBottom w:val="0"/>
          <w:divBdr>
            <w:top w:val="none" w:sz="0" w:space="0" w:color="auto"/>
            <w:left w:val="none" w:sz="0" w:space="0" w:color="auto"/>
            <w:bottom w:val="none" w:sz="0" w:space="0" w:color="auto"/>
            <w:right w:val="none" w:sz="0" w:space="0" w:color="auto"/>
          </w:divBdr>
        </w:div>
        <w:div w:id="1127236228">
          <w:marLeft w:val="640"/>
          <w:marRight w:val="0"/>
          <w:marTop w:val="0"/>
          <w:marBottom w:val="0"/>
          <w:divBdr>
            <w:top w:val="none" w:sz="0" w:space="0" w:color="auto"/>
            <w:left w:val="none" w:sz="0" w:space="0" w:color="auto"/>
            <w:bottom w:val="none" w:sz="0" w:space="0" w:color="auto"/>
            <w:right w:val="none" w:sz="0" w:space="0" w:color="auto"/>
          </w:divBdr>
        </w:div>
        <w:div w:id="1714769607">
          <w:marLeft w:val="640"/>
          <w:marRight w:val="0"/>
          <w:marTop w:val="0"/>
          <w:marBottom w:val="0"/>
          <w:divBdr>
            <w:top w:val="none" w:sz="0" w:space="0" w:color="auto"/>
            <w:left w:val="none" w:sz="0" w:space="0" w:color="auto"/>
            <w:bottom w:val="none" w:sz="0" w:space="0" w:color="auto"/>
            <w:right w:val="none" w:sz="0" w:space="0" w:color="auto"/>
          </w:divBdr>
        </w:div>
        <w:div w:id="1246963426">
          <w:marLeft w:val="640"/>
          <w:marRight w:val="0"/>
          <w:marTop w:val="0"/>
          <w:marBottom w:val="0"/>
          <w:divBdr>
            <w:top w:val="none" w:sz="0" w:space="0" w:color="auto"/>
            <w:left w:val="none" w:sz="0" w:space="0" w:color="auto"/>
            <w:bottom w:val="none" w:sz="0" w:space="0" w:color="auto"/>
            <w:right w:val="none" w:sz="0" w:space="0" w:color="auto"/>
          </w:divBdr>
        </w:div>
        <w:div w:id="1058017568">
          <w:marLeft w:val="640"/>
          <w:marRight w:val="0"/>
          <w:marTop w:val="0"/>
          <w:marBottom w:val="0"/>
          <w:divBdr>
            <w:top w:val="none" w:sz="0" w:space="0" w:color="auto"/>
            <w:left w:val="none" w:sz="0" w:space="0" w:color="auto"/>
            <w:bottom w:val="none" w:sz="0" w:space="0" w:color="auto"/>
            <w:right w:val="none" w:sz="0" w:space="0" w:color="auto"/>
          </w:divBdr>
        </w:div>
        <w:div w:id="322242430">
          <w:marLeft w:val="640"/>
          <w:marRight w:val="0"/>
          <w:marTop w:val="0"/>
          <w:marBottom w:val="0"/>
          <w:divBdr>
            <w:top w:val="none" w:sz="0" w:space="0" w:color="auto"/>
            <w:left w:val="none" w:sz="0" w:space="0" w:color="auto"/>
            <w:bottom w:val="none" w:sz="0" w:space="0" w:color="auto"/>
            <w:right w:val="none" w:sz="0" w:space="0" w:color="auto"/>
          </w:divBdr>
        </w:div>
        <w:div w:id="1924143498">
          <w:marLeft w:val="640"/>
          <w:marRight w:val="0"/>
          <w:marTop w:val="0"/>
          <w:marBottom w:val="0"/>
          <w:divBdr>
            <w:top w:val="none" w:sz="0" w:space="0" w:color="auto"/>
            <w:left w:val="none" w:sz="0" w:space="0" w:color="auto"/>
            <w:bottom w:val="none" w:sz="0" w:space="0" w:color="auto"/>
            <w:right w:val="none" w:sz="0" w:space="0" w:color="auto"/>
          </w:divBdr>
        </w:div>
        <w:div w:id="1569922637">
          <w:marLeft w:val="640"/>
          <w:marRight w:val="0"/>
          <w:marTop w:val="0"/>
          <w:marBottom w:val="0"/>
          <w:divBdr>
            <w:top w:val="none" w:sz="0" w:space="0" w:color="auto"/>
            <w:left w:val="none" w:sz="0" w:space="0" w:color="auto"/>
            <w:bottom w:val="none" w:sz="0" w:space="0" w:color="auto"/>
            <w:right w:val="none" w:sz="0" w:space="0" w:color="auto"/>
          </w:divBdr>
        </w:div>
        <w:div w:id="2062365089">
          <w:marLeft w:val="640"/>
          <w:marRight w:val="0"/>
          <w:marTop w:val="0"/>
          <w:marBottom w:val="0"/>
          <w:divBdr>
            <w:top w:val="none" w:sz="0" w:space="0" w:color="auto"/>
            <w:left w:val="none" w:sz="0" w:space="0" w:color="auto"/>
            <w:bottom w:val="none" w:sz="0" w:space="0" w:color="auto"/>
            <w:right w:val="none" w:sz="0" w:space="0" w:color="auto"/>
          </w:divBdr>
        </w:div>
      </w:divsChild>
    </w:div>
    <w:div w:id="484318327">
      <w:bodyDiv w:val="1"/>
      <w:marLeft w:val="0"/>
      <w:marRight w:val="0"/>
      <w:marTop w:val="0"/>
      <w:marBottom w:val="0"/>
      <w:divBdr>
        <w:top w:val="none" w:sz="0" w:space="0" w:color="auto"/>
        <w:left w:val="none" w:sz="0" w:space="0" w:color="auto"/>
        <w:bottom w:val="none" w:sz="0" w:space="0" w:color="auto"/>
        <w:right w:val="none" w:sz="0" w:space="0" w:color="auto"/>
      </w:divBdr>
      <w:divsChild>
        <w:div w:id="137381382">
          <w:marLeft w:val="640"/>
          <w:marRight w:val="0"/>
          <w:marTop w:val="0"/>
          <w:marBottom w:val="0"/>
          <w:divBdr>
            <w:top w:val="none" w:sz="0" w:space="0" w:color="auto"/>
            <w:left w:val="none" w:sz="0" w:space="0" w:color="auto"/>
            <w:bottom w:val="none" w:sz="0" w:space="0" w:color="auto"/>
            <w:right w:val="none" w:sz="0" w:space="0" w:color="auto"/>
          </w:divBdr>
        </w:div>
        <w:div w:id="1906716452">
          <w:marLeft w:val="640"/>
          <w:marRight w:val="0"/>
          <w:marTop w:val="0"/>
          <w:marBottom w:val="0"/>
          <w:divBdr>
            <w:top w:val="none" w:sz="0" w:space="0" w:color="auto"/>
            <w:left w:val="none" w:sz="0" w:space="0" w:color="auto"/>
            <w:bottom w:val="none" w:sz="0" w:space="0" w:color="auto"/>
            <w:right w:val="none" w:sz="0" w:space="0" w:color="auto"/>
          </w:divBdr>
        </w:div>
        <w:div w:id="64686359">
          <w:marLeft w:val="640"/>
          <w:marRight w:val="0"/>
          <w:marTop w:val="0"/>
          <w:marBottom w:val="0"/>
          <w:divBdr>
            <w:top w:val="none" w:sz="0" w:space="0" w:color="auto"/>
            <w:left w:val="none" w:sz="0" w:space="0" w:color="auto"/>
            <w:bottom w:val="none" w:sz="0" w:space="0" w:color="auto"/>
            <w:right w:val="none" w:sz="0" w:space="0" w:color="auto"/>
          </w:divBdr>
        </w:div>
        <w:div w:id="1226794319">
          <w:marLeft w:val="640"/>
          <w:marRight w:val="0"/>
          <w:marTop w:val="0"/>
          <w:marBottom w:val="0"/>
          <w:divBdr>
            <w:top w:val="none" w:sz="0" w:space="0" w:color="auto"/>
            <w:left w:val="none" w:sz="0" w:space="0" w:color="auto"/>
            <w:bottom w:val="none" w:sz="0" w:space="0" w:color="auto"/>
            <w:right w:val="none" w:sz="0" w:space="0" w:color="auto"/>
          </w:divBdr>
        </w:div>
        <w:div w:id="817377376">
          <w:marLeft w:val="640"/>
          <w:marRight w:val="0"/>
          <w:marTop w:val="0"/>
          <w:marBottom w:val="0"/>
          <w:divBdr>
            <w:top w:val="none" w:sz="0" w:space="0" w:color="auto"/>
            <w:left w:val="none" w:sz="0" w:space="0" w:color="auto"/>
            <w:bottom w:val="none" w:sz="0" w:space="0" w:color="auto"/>
            <w:right w:val="none" w:sz="0" w:space="0" w:color="auto"/>
          </w:divBdr>
        </w:div>
        <w:div w:id="1761945389">
          <w:marLeft w:val="640"/>
          <w:marRight w:val="0"/>
          <w:marTop w:val="0"/>
          <w:marBottom w:val="0"/>
          <w:divBdr>
            <w:top w:val="none" w:sz="0" w:space="0" w:color="auto"/>
            <w:left w:val="none" w:sz="0" w:space="0" w:color="auto"/>
            <w:bottom w:val="none" w:sz="0" w:space="0" w:color="auto"/>
            <w:right w:val="none" w:sz="0" w:space="0" w:color="auto"/>
          </w:divBdr>
        </w:div>
        <w:div w:id="2024622364">
          <w:marLeft w:val="640"/>
          <w:marRight w:val="0"/>
          <w:marTop w:val="0"/>
          <w:marBottom w:val="0"/>
          <w:divBdr>
            <w:top w:val="none" w:sz="0" w:space="0" w:color="auto"/>
            <w:left w:val="none" w:sz="0" w:space="0" w:color="auto"/>
            <w:bottom w:val="none" w:sz="0" w:space="0" w:color="auto"/>
            <w:right w:val="none" w:sz="0" w:space="0" w:color="auto"/>
          </w:divBdr>
        </w:div>
        <w:div w:id="1521433257">
          <w:marLeft w:val="640"/>
          <w:marRight w:val="0"/>
          <w:marTop w:val="0"/>
          <w:marBottom w:val="0"/>
          <w:divBdr>
            <w:top w:val="none" w:sz="0" w:space="0" w:color="auto"/>
            <w:left w:val="none" w:sz="0" w:space="0" w:color="auto"/>
            <w:bottom w:val="none" w:sz="0" w:space="0" w:color="auto"/>
            <w:right w:val="none" w:sz="0" w:space="0" w:color="auto"/>
          </w:divBdr>
        </w:div>
        <w:div w:id="178586195">
          <w:marLeft w:val="640"/>
          <w:marRight w:val="0"/>
          <w:marTop w:val="0"/>
          <w:marBottom w:val="0"/>
          <w:divBdr>
            <w:top w:val="none" w:sz="0" w:space="0" w:color="auto"/>
            <w:left w:val="none" w:sz="0" w:space="0" w:color="auto"/>
            <w:bottom w:val="none" w:sz="0" w:space="0" w:color="auto"/>
            <w:right w:val="none" w:sz="0" w:space="0" w:color="auto"/>
          </w:divBdr>
        </w:div>
        <w:div w:id="1018966109">
          <w:marLeft w:val="640"/>
          <w:marRight w:val="0"/>
          <w:marTop w:val="0"/>
          <w:marBottom w:val="0"/>
          <w:divBdr>
            <w:top w:val="none" w:sz="0" w:space="0" w:color="auto"/>
            <w:left w:val="none" w:sz="0" w:space="0" w:color="auto"/>
            <w:bottom w:val="none" w:sz="0" w:space="0" w:color="auto"/>
            <w:right w:val="none" w:sz="0" w:space="0" w:color="auto"/>
          </w:divBdr>
        </w:div>
        <w:div w:id="84108779">
          <w:marLeft w:val="640"/>
          <w:marRight w:val="0"/>
          <w:marTop w:val="0"/>
          <w:marBottom w:val="0"/>
          <w:divBdr>
            <w:top w:val="none" w:sz="0" w:space="0" w:color="auto"/>
            <w:left w:val="none" w:sz="0" w:space="0" w:color="auto"/>
            <w:bottom w:val="none" w:sz="0" w:space="0" w:color="auto"/>
            <w:right w:val="none" w:sz="0" w:space="0" w:color="auto"/>
          </w:divBdr>
        </w:div>
        <w:div w:id="356737424">
          <w:marLeft w:val="640"/>
          <w:marRight w:val="0"/>
          <w:marTop w:val="0"/>
          <w:marBottom w:val="0"/>
          <w:divBdr>
            <w:top w:val="none" w:sz="0" w:space="0" w:color="auto"/>
            <w:left w:val="none" w:sz="0" w:space="0" w:color="auto"/>
            <w:bottom w:val="none" w:sz="0" w:space="0" w:color="auto"/>
            <w:right w:val="none" w:sz="0" w:space="0" w:color="auto"/>
          </w:divBdr>
        </w:div>
        <w:div w:id="1750301279">
          <w:marLeft w:val="640"/>
          <w:marRight w:val="0"/>
          <w:marTop w:val="0"/>
          <w:marBottom w:val="0"/>
          <w:divBdr>
            <w:top w:val="none" w:sz="0" w:space="0" w:color="auto"/>
            <w:left w:val="none" w:sz="0" w:space="0" w:color="auto"/>
            <w:bottom w:val="none" w:sz="0" w:space="0" w:color="auto"/>
            <w:right w:val="none" w:sz="0" w:space="0" w:color="auto"/>
          </w:divBdr>
        </w:div>
        <w:div w:id="957763632">
          <w:marLeft w:val="640"/>
          <w:marRight w:val="0"/>
          <w:marTop w:val="0"/>
          <w:marBottom w:val="0"/>
          <w:divBdr>
            <w:top w:val="none" w:sz="0" w:space="0" w:color="auto"/>
            <w:left w:val="none" w:sz="0" w:space="0" w:color="auto"/>
            <w:bottom w:val="none" w:sz="0" w:space="0" w:color="auto"/>
            <w:right w:val="none" w:sz="0" w:space="0" w:color="auto"/>
          </w:divBdr>
        </w:div>
        <w:div w:id="1414623057">
          <w:marLeft w:val="640"/>
          <w:marRight w:val="0"/>
          <w:marTop w:val="0"/>
          <w:marBottom w:val="0"/>
          <w:divBdr>
            <w:top w:val="none" w:sz="0" w:space="0" w:color="auto"/>
            <w:left w:val="none" w:sz="0" w:space="0" w:color="auto"/>
            <w:bottom w:val="none" w:sz="0" w:space="0" w:color="auto"/>
            <w:right w:val="none" w:sz="0" w:space="0" w:color="auto"/>
          </w:divBdr>
        </w:div>
        <w:div w:id="616713433">
          <w:marLeft w:val="640"/>
          <w:marRight w:val="0"/>
          <w:marTop w:val="0"/>
          <w:marBottom w:val="0"/>
          <w:divBdr>
            <w:top w:val="none" w:sz="0" w:space="0" w:color="auto"/>
            <w:left w:val="none" w:sz="0" w:space="0" w:color="auto"/>
            <w:bottom w:val="none" w:sz="0" w:space="0" w:color="auto"/>
            <w:right w:val="none" w:sz="0" w:space="0" w:color="auto"/>
          </w:divBdr>
        </w:div>
        <w:div w:id="1304309411">
          <w:marLeft w:val="640"/>
          <w:marRight w:val="0"/>
          <w:marTop w:val="0"/>
          <w:marBottom w:val="0"/>
          <w:divBdr>
            <w:top w:val="none" w:sz="0" w:space="0" w:color="auto"/>
            <w:left w:val="none" w:sz="0" w:space="0" w:color="auto"/>
            <w:bottom w:val="none" w:sz="0" w:space="0" w:color="auto"/>
            <w:right w:val="none" w:sz="0" w:space="0" w:color="auto"/>
          </w:divBdr>
        </w:div>
        <w:div w:id="708259512">
          <w:marLeft w:val="640"/>
          <w:marRight w:val="0"/>
          <w:marTop w:val="0"/>
          <w:marBottom w:val="0"/>
          <w:divBdr>
            <w:top w:val="none" w:sz="0" w:space="0" w:color="auto"/>
            <w:left w:val="none" w:sz="0" w:space="0" w:color="auto"/>
            <w:bottom w:val="none" w:sz="0" w:space="0" w:color="auto"/>
            <w:right w:val="none" w:sz="0" w:space="0" w:color="auto"/>
          </w:divBdr>
        </w:div>
        <w:div w:id="1441753259">
          <w:marLeft w:val="640"/>
          <w:marRight w:val="0"/>
          <w:marTop w:val="0"/>
          <w:marBottom w:val="0"/>
          <w:divBdr>
            <w:top w:val="none" w:sz="0" w:space="0" w:color="auto"/>
            <w:left w:val="none" w:sz="0" w:space="0" w:color="auto"/>
            <w:bottom w:val="none" w:sz="0" w:space="0" w:color="auto"/>
            <w:right w:val="none" w:sz="0" w:space="0" w:color="auto"/>
          </w:divBdr>
        </w:div>
        <w:div w:id="178475858">
          <w:marLeft w:val="640"/>
          <w:marRight w:val="0"/>
          <w:marTop w:val="0"/>
          <w:marBottom w:val="0"/>
          <w:divBdr>
            <w:top w:val="none" w:sz="0" w:space="0" w:color="auto"/>
            <w:left w:val="none" w:sz="0" w:space="0" w:color="auto"/>
            <w:bottom w:val="none" w:sz="0" w:space="0" w:color="auto"/>
            <w:right w:val="none" w:sz="0" w:space="0" w:color="auto"/>
          </w:divBdr>
        </w:div>
        <w:div w:id="368341253">
          <w:marLeft w:val="640"/>
          <w:marRight w:val="0"/>
          <w:marTop w:val="0"/>
          <w:marBottom w:val="0"/>
          <w:divBdr>
            <w:top w:val="none" w:sz="0" w:space="0" w:color="auto"/>
            <w:left w:val="none" w:sz="0" w:space="0" w:color="auto"/>
            <w:bottom w:val="none" w:sz="0" w:space="0" w:color="auto"/>
            <w:right w:val="none" w:sz="0" w:space="0" w:color="auto"/>
          </w:divBdr>
        </w:div>
        <w:div w:id="1743528271">
          <w:marLeft w:val="640"/>
          <w:marRight w:val="0"/>
          <w:marTop w:val="0"/>
          <w:marBottom w:val="0"/>
          <w:divBdr>
            <w:top w:val="none" w:sz="0" w:space="0" w:color="auto"/>
            <w:left w:val="none" w:sz="0" w:space="0" w:color="auto"/>
            <w:bottom w:val="none" w:sz="0" w:space="0" w:color="auto"/>
            <w:right w:val="none" w:sz="0" w:space="0" w:color="auto"/>
          </w:divBdr>
        </w:div>
        <w:div w:id="1894003425">
          <w:marLeft w:val="640"/>
          <w:marRight w:val="0"/>
          <w:marTop w:val="0"/>
          <w:marBottom w:val="0"/>
          <w:divBdr>
            <w:top w:val="none" w:sz="0" w:space="0" w:color="auto"/>
            <w:left w:val="none" w:sz="0" w:space="0" w:color="auto"/>
            <w:bottom w:val="none" w:sz="0" w:space="0" w:color="auto"/>
            <w:right w:val="none" w:sz="0" w:space="0" w:color="auto"/>
          </w:divBdr>
        </w:div>
        <w:div w:id="41368606">
          <w:marLeft w:val="640"/>
          <w:marRight w:val="0"/>
          <w:marTop w:val="0"/>
          <w:marBottom w:val="0"/>
          <w:divBdr>
            <w:top w:val="none" w:sz="0" w:space="0" w:color="auto"/>
            <w:left w:val="none" w:sz="0" w:space="0" w:color="auto"/>
            <w:bottom w:val="none" w:sz="0" w:space="0" w:color="auto"/>
            <w:right w:val="none" w:sz="0" w:space="0" w:color="auto"/>
          </w:divBdr>
        </w:div>
        <w:div w:id="1510371774">
          <w:marLeft w:val="640"/>
          <w:marRight w:val="0"/>
          <w:marTop w:val="0"/>
          <w:marBottom w:val="0"/>
          <w:divBdr>
            <w:top w:val="none" w:sz="0" w:space="0" w:color="auto"/>
            <w:left w:val="none" w:sz="0" w:space="0" w:color="auto"/>
            <w:bottom w:val="none" w:sz="0" w:space="0" w:color="auto"/>
            <w:right w:val="none" w:sz="0" w:space="0" w:color="auto"/>
          </w:divBdr>
        </w:div>
        <w:div w:id="1104419641">
          <w:marLeft w:val="640"/>
          <w:marRight w:val="0"/>
          <w:marTop w:val="0"/>
          <w:marBottom w:val="0"/>
          <w:divBdr>
            <w:top w:val="none" w:sz="0" w:space="0" w:color="auto"/>
            <w:left w:val="none" w:sz="0" w:space="0" w:color="auto"/>
            <w:bottom w:val="none" w:sz="0" w:space="0" w:color="auto"/>
            <w:right w:val="none" w:sz="0" w:space="0" w:color="auto"/>
          </w:divBdr>
        </w:div>
        <w:div w:id="2062048649">
          <w:marLeft w:val="640"/>
          <w:marRight w:val="0"/>
          <w:marTop w:val="0"/>
          <w:marBottom w:val="0"/>
          <w:divBdr>
            <w:top w:val="none" w:sz="0" w:space="0" w:color="auto"/>
            <w:left w:val="none" w:sz="0" w:space="0" w:color="auto"/>
            <w:bottom w:val="none" w:sz="0" w:space="0" w:color="auto"/>
            <w:right w:val="none" w:sz="0" w:space="0" w:color="auto"/>
          </w:divBdr>
        </w:div>
        <w:div w:id="1829785923">
          <w:marLeft w:val="640"/>
          <w:marRight w:val="0"/>
          <w:marTop w:val="0"/>
          <w:marBottom w:val="0"/>
          <w:divBdr>
            <w:top w:val="none" w:sz="0" w:space="0" w:color="auto"/>
            <w:left w:val="none" w:sz="0" w:space="0" w:color="auto"/>
            <w:bottom w:val="none" w:sz="0" w:space="0" w:color="auto"/>
            <w:right w:val="none" w:sz="0" w:space="0" w:color="auto"/>
          </w:divBdr>
        </w:div>
        <w:div w:id="311064142">
          <w:marLeft w:val="640"/>
          <w:marRight w:val="0"/>
          <w:marTop w:val="0"/>
          <w:marBottom w:val="0"/>
          <w:divBdr>
            <w:top w:val="none" w:sz="0" w:space="0" w:color="auto"/>
            <w:left w:val="none" w:sz="0" w:space="0" w:color="auto"/>
            <w:bottom w:val="none" w:sz="0" w:space="0" w:color="auto"/>
            <w:right w:val="none" w:sz="0" w:space="0" w:color="auto"/>
          </w:divBdr>
        </w:div>
        <w:div w:id="658920236">
          <w:marLeft w:val="640"/>
          <w:marRight w:val="0"/>
          <w:marTop w:val="0"/>
          <w:marBottom w:val="0"/>
          <w:divBdr>
            <w:top w:val="none" w:sz="0" w:space="0" w:color="auto"/>
            <w:left w:val="none" w:sz="0" w:space="0" w:color="auto"/>
            <w:bottom w:val="none" w:sz="0" w:space="0" w:color="auto"/>
            <w:right w:val="none" w:sz="0" w:space="0" w:color="auto"/>
          </w:divBdr>
        </w:div>
        <w:div w:id="1459449881">
          <w:marLeft w:val="640"/>
          <w:marRight w:val="0"/>
          <w:marTop w:val="0"/>
          <w:marBottom w:val="0"/>
          <w:divBdr>
            <w:top w:val="none" w:sz="0" w:space="0" w:color="auto"/>
            <w:left w:val="none" w:sz="0" w:space="0" w:color="auto"/>
            <w:bottom w:val="none" w:sz="0" w:space="0" w:color="auto"/>
            <w:right w:val="none" w:sz="0" w:space="0" w:color="auto"/>
          </w:divBdr>
        </w:div>
        <w:div w:id="320237066">
          <w:marLeft w:val="640"/>
          <w:marRight w:val="0"/>
          <w:marTop w:val="0"/>
          <w:marBottom w:val="0"/>
          <w:divBdr>
            <w:top w:val="none" w:sz="0" w:space="0" w:color="auto"/>
            <w:left w:val="none" w:sz="0" w:space="0" w:color="auto"/>
            <w:bottom w:val="none" w:sz="0" w:space="0" w:color="auto"/>
            <w:right w:val="none" w:sz="0" w:space="0" w:color="auto"/>
          </w:divBdr>
        </w:div>
      </w:divsChild>
    </w:div>
    <w:div w:id="648481034">
      <w:bodyDiv w:val="1"/>
      <w:marLeft w:val="0"/>
      <w:marRight w:val="0"/>
      <w:marTop w:val="0"/>
      <w:marBottom w:val="0"/>
      <w:divBdr>
        <w:top w:val="none" w:sz="0" w:space="0" w:color="auto"/>
        <w:left w:val="none" w:sz="0" w:space="0" w:color="auto"/>
        <w:bottom w:val="none" w:sz="0" w:space="0" w:color="auto"/>
        <w:right w:val="none" w:sz="0" w:space="0" w:color="auto"/>
      </w:divBdr>
      <w:divsChild>
        <w:div w:id="213543857">
          <w:marLeft w:val="640"/>
          <w:marRight w:val="0"/>
          <w:marTop w:val="0"/>
          <w:marBottom w:val="0"/>
          <w:divBdr>
            <w:top w:val="none" w:sz="0" w:space="0" w:color="auto"/>
            <w:left w:val="none" w:sz="0" w:space="0" w:color="auto"/>
            <w:bottom w:val="none" w:sz="0" w:space="0" w:color="auto"/>
            <w:right w:val="none" w:sz="0" w:space="0" w:color="auto"/>
          </w:divBdr>
        </w:div>
        <w:div w:id="495729882">
          <w:marLeft w:val="640"/>
          <w:marRight w:val="0"/>
          <w:marTop w:val="0"/>
          <w:marBottom w:val="0"/>
          <w:divBdr>
            <w:top w:val="none" w:sz="0" w:space="0" w:color="auto"/>
            <w:left w:val="none" w:sz="0" w:space="0" w:color="auto"/>
            <w:bottom w:val="none" w:sz="0" w:space="0" w:color="auto"/>
            <w:right w:val="none" w:sz="0" w:space="0" w:color="auto"/>
          </w:divBdr>
        </w:div>
        <w:div w:id="500698995">
          <w:marLeft w:val="640"/>
          <w:marRight w:val="0"/>
          <w:marTop w:val="0"/>
          <w:marBottom w:val="0"/>
          <w:divBdr>
            <w:top w:val="none" w:sz="0" w:space="0" w:color="auto"/>
            <w:left w:val="none" w:sz="0" w:space="0" w:color="auto"/>
            <w:bottom w:val="none" w:sz="0" w:space="0" w:color="auto"/>
            <w:right w:val="none" w:sz="0" w:space="0" w:color="auto"/>
          </w:divBdr>
        </w:div>
        <w:div w:id="708379688">
          <w:marLeft w:val="640"/>
          <w:marRight w:val="0"/>
          <w:marTop w:val="0"/>
          <w:marBottom w:val="0"/>
          <w:divBdr>
            <w:top w:val="none" w:sz="0" w:space="0" w:color="auto"/>
            <w:left w:val="none" w:sz="0" w:space="0" w:color="auto"/>
            <w:bottom w:val="none" w:sz="0" w:space="0" w:color="auto"/>
            <w:right w:val="none" w:sz="0" w:space="0" w:color="auto"/>
          </w:divBdr>
        </w:div>
        <w:div w:id="59448510">
          <w:marLeft w:val="640"/>
          <w:marRight w:val="0"/>
          <w:marTop w:val="0"/>
          <w:marBottom w:val="0"/>
          <w:divBdr>
            <w:top w:val="none" w:sz="0" w:space="0" w:color="auto"/>
            <w:left w:val="none" w:sz="0" w:space="0" w:color="auto"/>
            <w:bottom w:val="none" w:sz="0" w:space="0" w:color="auto"/>
            <w:right w:val="none" w:sz="0" w:space="0" w:color="auto"/>
          </w:divBdr>
        </w:div>
        <w:div w:id="783615354">
          <w:marLeft w:val="640"/>
          <w:marRight w:val="0"/>
          <w:marTop w:val="0"/>
          <w:marBottom w:val="0"/>
          <w:divBdr>
            <w:top w:val="none" w:sz="0" w:space="0" w:color="auto"/>
            <w:left w:val="none" w:sz="0" w:space="0" w:color="auto"/>
            <w:bottom w:val="none" w:sz="0" w:space="0" w:color="auto"/>
            <w:right w:val="none" w:sz="0" w:space="0" w:color="auto"/>
          </w:divBdr>
        </w:div>
        <w:div w:id="449399458">
          <w:marLeft w:val="640"/>
          <w:marRight w:val="0"/>
          <w:marTop w:val="0"/>
          <w:marBottom w:val="0"/>
          <w:divBdr>
            <w:top w:val="none" w:sz="0" w:space="0" w:color="auto"/>
            <w:left w:val="none" w:sz="0" w:space="0" w:color="auto"/>
            <w:bottom w:val="none" w:sz="0" w:space="0" w:color="auto"/>
            <w:right w:val="none" w:sz="0" w:space="0" w:color="auto"/>
          </w:divBdr>
        </w:div>
        <w:div w:id="1224216958">
          <w:marLeft w:val="640"/>
          <w:marRight w:val="0"/>
          <w:marTop w:val="0"/>
          <w:marBottom w:val="0"/>
          <w:divBdr>
            <w:top w:val="none" w:sz="0" w:space="0" w:color="auto"/>
            <w:left w:val="none" w:sz="0" w:space="0" w:color="auto"/>
            <w:bottom w:val="none" w:sz="0" w:space="0" w:color="auto"/>
            <w:right w:val="none" w:sz="0" w:space="0" w:color="auto"/>
          </w:divBdr>
        </w:div>
        <w:div w:id="532160051">
          <w:marLeft w:val="640"/>
          <w:marRight w:val="0"/>
          <w:marTop w:val="0"/>
          <w:marBottom w:val="0"/>
          <w:divBdr>
            <w:top w:val="none" w:sz="0" w:space="0" w:color="auto"/>
            <w:left w:val="none" w:sz="0" w:space="0" w:color="auto"/>
            <w:bottom w:val="none" w:sz="0" w:space="0" w:color="auto"/>
            <w:right w:val="none" w:sz="0" w:space="0" w:color="auto"/>
          </w:divBdr>
        </w:div>
        <w:div w:id="533544447">
          <w:marLeft w:val="640"/>
          <w:marRight w:val="0"/>
          <w:marTop w:val="0"/>
          <w:marBottom w:val="0"/>
          <w:divBdr>
            <w:top w:val="none" w:sz="0" w:space="0" w:color="auto"/>
            <w:left w:val="none" w:sz="0" w:space="0" w:color="auto"/>
            <w:bottom w:val="none" w:sz="0" w:space="0" w:color="auto"/>
            <w:right w:val="none" w:sz="0" w:space="0" w:color="auto"/>
          </w:divBdr>
        </w:div>
        <w:div w:id="206261446">
          <w:marLeft w:val="640"/>
          <w:marRight w:val="0"/>
          <w:marTop w:val="0"/>
          <w:marBottom w:val="0"/>
          <w:divBdr>
            <w:top w:val="none" w:sz="0" w:space="0" w:color="auto"/>
            <w:left w:val="none" w:sz="0" w:space="0" w:color="auto"/>
            <w:bottom w:val="none" w:sz="0" w:space="0" w:color="auto"/>
            <w:right w:val="none" w:sz="0" w:space="0" w:color="auto"/>
          </w:divBdr>
        </w:div>
        <w:div w:id="1709331992">
          <w:marLeft w:val="640"/>
          <w:marRight w:val="0"/>
          <w:marTop w:val="0"/>
          <w:marBottom w:val="0"/>
          <w:divBdr>
            <w:top w:val="none" w:sz="0" w:space="0" w:color="auto"/>
            <w:left w:val="none" w:sz="0" w:space="0" w:color="auto"/>
            <w:bottom w:val="none" w:sz="0" w:space="0" w:color="auto"/>
            <w:right w:val="none" w:sz="0" w:space="0" w:color="auto"/>
          </w:divBdr>
        </w:div>
        <w:div w:id="145050341">
          <w:marLeft w:val="640"/>
          <w:marRight w:val="0"/>
          <w:marTop w:val="0"/>
          <w:marBottom w:val="0"/>
          <w:divBdr>
            <w:top w:val="none" w:sz="0" w:space="0" w:color="auto"/>
            <w:left w:val="none" w:sz="0" w:space="0" w:color="auto"/>
            <w:bottom w:val="none" w:sz="0" w:space="0" w:color="auto"/>
            <w:right w:val="none" w:sz="0" w:space="0" w:color="auto"/>
          </w:divBdr>
        </w:div>
        <w:div w:id="1109197892">
          <w:marLeft w:val="640"/>
          <w:marRight w:val="0"/>
          <w:marTop w:val="0"/>
          <w:marBottom w:val="0"/>
          <w:divBdr>
            <w:top w:val="none" w:sz="0" w:space="0" w:color="auto"/>
            <w:left w:val="none" w:sz="0" w:space="0" w:color="auto"/>
            <w:bottom w:val="none" w:sz="0" w:space="0" w:color="auto"/>
            <w:right w:val="none" w:sz="0" w:space="0" w:color="auto"/>
          </w:divBdr>
        </w:div>
        <w:div w:id="865561207">
          <w:marLeft w:val="640"/>
          <w:marRight w:val="0"/>
          <w:marTop w:val="0"/>
          <w:marBottom w:val="0"/>
          <w:divBdr>
            <w:top w:val="none" w:sz="0" w:space="0" w:color="auto"/>
            <w:left w:val="none" w:sz="0" w:space="0" w:color="auto"/>
            <w:bottom w:val="none" w:sz="0" w:space="0" w:color="auto"/>
            <w:right w:val="none" w:sz="0" w:space="0" w:color="auto"/>
          </w:divBdr>
        </w:div>
        <w:div w:id="2050765268">
          <w:marLeft w:val="640"/>
          <w:marRight w:val="0"/>
          <w:marTop w:val="0"/>
          <w:marBottom w:val="0"/>
          <w:divBdr>
            <w:top w:val="none" w:sz="0" w:space="0" w:color="auto"/>
            <w:left w:val="none" w:sz="0" w:space="0" w:color="auto"/>
            <w:bottom w:val="none" w:sz="0" w:space="0" w:color="auto"/>
            <w:right w:val="none" w:sz="0" w:space="0" w:color="auto"/>
          </w:divBdr>
        </w:div>
        <w:div w:id="542402958">
          <w:marLeft w:val="640"/>
          <w:marRight w:val="0"/>
          <w:marTop w:val="0"/>
          <w:marBottom w:val="0"/>
          <w:divBdr>
            <w:top w:val="none" w:sz="0" w:space="0" w:color="auto"/>
            <w:left w:val="none" w:sz="0" w:space="0" w:color="auto"/>
            <w:bottom w:val="none" w:sz="0" w:space="0" w:color="auto"/>
            <w:right w:val="none" w:sz="0" w:space="0" w:color="auto"/>
          </w:divBdr>
        </w:div>
        <w:div w:id="130875594">
          <w:marLeft w:val="640"/>
          <w:marRight w:val="0"/>
          <w:marTop w:val="0"/>
          <w:marBottom w:val="0"/>
          <w:divBdr>
            <w:top w:val="none" w:sz="0" w:space="0" w:color="auto"/>
            <w:left w:val="none" w:sz="0" w:space="0" w:color="auto"/>
            <w:bottom w:val="none" w:sz="0" w:space="0" w:color="auto"/>
            <w:right w:val="none" w:sz="0" w:space="0" w:color="auto"/>
          </w:divBdr>
        </w:div>
        <w:div w:id="1186359952">
          <w:marLeft w:val="640"/>
          <w:marRight w:val="0"/>
          <w:marTop w:val="0"/>
          <w:marBottom w:val="0"/>
          <w:divBdr>
            <w:top w:val="none" w:sz="0" w:space="0" w:color="auto"/>
            <w:left w:val="none" w:sz="0" w:space="0" w:color="auto"/>
            <w:bottom w:val="none" w:sz="0" w:space="0" w:color="auto"/>
            <w:right w:val="none" w:sz="0" w:space="0" w:color="auto"/>
          </w:divBdr>
        </w:div>
        <w:div w:id="1188181889">
          <w:marLeft w:val="640"/>
          <w:marRight w:val="0"/>
          <w:marTop w:val="0"/>
          <w:marBottom w:val="0"/>
          <w:divBdr>
            <w:top w:val="none" w:sz="0" w:space="0" w:color="auto"/>
            <w:left w:val="none" w:sz="0" w:space="0" w:color="auto"/>
            <w:bottom w:val="none" w:sz="0" w:space="0" w:color="auto"/>
            <w:right w:val="none" w:sz="0" w:space="0" w:color="auto"/>
          </w:divBdr>
        </w:div>
        <w:div w:id="2056659286">
          <w:marLeft w:val="640"/>
          <w:marRight w:val="0"/>
          <w:marTop w:val="0"/>
          <w:marBottom w:val="0"/>
          <w:divBdr>
            <w:top w:val="none" w:sz="0" w:space="0" w:color="auto"/>
            <w:left w:val="none" w:sz="0" w:space="0" w:color="auto"/>
            <w:bottom w:val="none" w:sz="0" w:space="0" w:color="auto"/>
            <w:right w:val="none" w:sz="0" w:space="0" w:color="auto"/>
          </w:divBdr>
        </w:div>
        <w:div w:id="46221298">
          <w:marLeft w:val="640"/>
          <w:marRight w:val="0"/>
          <w:marTop w:val="0"/>
          <w:marBottom w:val="0"/>
          <w:divBdr>
            <w:top w:val="none" w:sz="0" w:space="0" w:color="auto"/>
            <w:left w:val="none" w:sz="0" w:space="0" w:color="auto"/>
            <w:bottom w:val="none" w:sz="0" w:space="0" w:color="auto"/>
            <w:right w:val="none" w:sz="0" w:space="0" w:color="auto"/>
          </w:divBdr>
        </w:div>
        <w:div w:id="804858426">
          <w:marLeft w:val="640"/>
          <w:marRight w:val="0"/>
          <w:marTop w:val="0"/>
          <w:marBottom w:val="0"/>
          <w:divBdr>
            <w:top w:val="none" w:sz="0" w:space="0" w:color="auto"/>
            <w:left w:val="none" w:sz="0" w:space="0" w:color="auto"/>
            <w:bottom w:val="none" w:sz="0" w:space="0" w:color="auto"/>
            <w:right w:val="none" w:sz="0" w:space="0" w:color="auto"/>
          </w:divBdr>
        </w:div>
        <w:div w:id="2001426522">
          <w:marLeft w:val="640"/>
          <w:marRight w:val="0"/>
          <w:marTop w:val="0"/>
          <w:marBottom w:val="0"/>
          <w:divBdr>
            <w:top w:val="none" w:sz="0" w:space="0" w:color="auto"/>
            <w:left w:val="none" w:sz="0" w:space="0" w:color="auto"/>
            <w:bottom w:val="none" w:sz="0" w:space="0" w:color="auto"/>
            <w:right w:val="none" w:sz="0" w:space="0" w:color="auto"/>
          </w:divBdr>
        </w:div>
        <w:div w:id="487870005">
          <w:marLeft w:val="640"/>
          <w:marRight w:val="0"/>
          <w:marTop w:val="0"/>
          <w:marBottom w:val="0"/>
          <w:divBdr>
            <w:top w:val="none" w:sz="0" w:space="0" w:color="auto"/>
            <w:left w:val="none" w:sz="0" w:space="0" w:color="auto"/>
            <w:bottom w:val="none" w:sz="0" w:space="0" w:color="auto"/>
            <w:right w:val="none" w:sz="0" w:space="0" w:color="auto"/>
          </w:divBdr>
        </w:div>
        <w:div w:id="1399015223">
          <w:marLeft w:val="640"/>
          <w:marRight w:val="0"/>
          <w:marTop w:val="0"/>
          <w:marBottom w:val="0"/>
          <w:divBdr>
            <w:top w:val="none" w:sz="0" w:space="0" w:color="auto"/>
            <w:left w:val="none" w:sz="0" w:space="0" w:color="auto"/>
            <w:bottom w:val="none" w:sz="0" w:space="0" w:color="auto"/>
            <w:right w:val="none" w:sz="0" w:space="0" w:color="auto"/>
          </w:divBdr>
        </w:div>
        <w:div w:id="324893906">
          <w:marLeft w:val="640"/>
          <w:marRight w:val="0"/>
          <w:marTop w:val="0"/>
          <w:marBottom w:val="0"/>
          <w:divBdr>
            <w:top w:val="none" w:sz="0" w:space="0" w:color="auto"/>
            <w:left w:val="none" w:sz="0" w:space="0" w:color="auto"/>
            <w:bottom w:val="none" w:sz="0" w:space="0" w:color="auto"/>
            <w:right w:val="none" w:sz="0" w:space="0" w:color="auto"/>
          </w:divBdr>
        </w:div>
      </w:divsChild>
    </w:div>
    <w:div w:id="662273152">
      <w:bodyDiv w:val="1"/>
      <w:marLeft w:val="0"/>
      <w:marRight w:val="0"/>
      <w:marTop w:val="0"/>
      <w:marBottom w:val="0"/>
      <w:divBdr>
        <w:top w:val="none" w:sz="0" w:space="0" w:color="auto"/>
        <w:left w:val="none" w:sz="0" w:space="0" w:color="auto"/>
        <w:bottom w:val="none" w:sz="0" w:space="0" w:color="auto"/>
        <w:right w:val="none" w:sz="0" w:space="0" w:color="auto"/>
      </w:divBdr>
      <w:divsChild>
        <w:div w:id="1383824743">
          <w:marLeft w:val="640"/>
          <w:marRight w:val="0"/>
          <w:marTop w:val="0"/>
          <w:marBottom w:val="0"/>
          <w:divBdr>
            <w:top w:val="none" w:sz="0" w:space="0" w:color="auto"/>
            <w:left w:val="none" w:sz="0" w:space="0" w:color="auto"/>
            <w:bottom w:val="none" w:sz="0" w:space="0" w:color="auto"/>
            <w:right w:val="none" w:sz="0" w:space="0" w:color="auto"/>
          </w:divBdr>
        </w:div>
        <w:div w:id="121459969">
          <w:marLeft w:val="640"/>
          <w:marRight w:val="0"/>
          <w:marTop w:val="0"/>
          <w:marBottom w:val="0"/>
          <w:divBdr>
            <w:top w:val="none" w:sz="0" w:space="0" w:color="auto"/>
            <w:left w:val="none" w:sz="0" w:space="0" w:color="auto"/>
            <w:bottom w:val="none" w:sz="0" w:space="0" w:color="auto"/>
            <w:right w:val="none" w:sz="0" w:space="0" w:color="auto"/>
          </w:divBdr>
        </w:div>
        <w:div w:id="731776289">
          <w:marLeft w:val="640"/>
          <w:marRight w:val="0"/>
          <w:marTop w:val="0"/>
          <w:marBottom w:val="0"/>
          <w:divBdr>
            <w:top w:val="none" w:sz="0" w:space="0" w:color="auto"/>
            <w:left w:val="none" w:sz="0" w:space="0" w:color="auto"/>
            <w:bottom w:val="none" w:sz="0" w:space="0" w:color="auto"/>
            <w:right w:val="none" w:sz="0" w:space="0" w:color="auto"/>
          </w:divBdr>
        </w:div>
        <w:div w:id="1550410443">
          <w:marLeft w:val="640"/>
          <w:marRight w:val="0"/>
          <w:marTop w:val="0"/>
          <w:marBottom w:val="0"/>
          <w:divBdr>
            <w:top w:val="none" w:sz="0" w:space="0" w:color="auto"/>
            <w:left w:val="none" w:sz="0" w:space="0" w:color="auto"/>
            <w:bottom w:val="none" w:sz="0" w:space="0" w:color="auto"/>
            <w:right w:val="none" w:sz="0" w:space="0" w:color="auto"/>
          </w:divBdr>
        </w:div>
        <w:div w:id="425612398">
          <w:marLeft w:val="640"/>
          <w:marRight w:val="0"/>
          <w:marTop w:val="0"/>
          <w:marBottom w:val="0"/>
          <w:divBdr>
            <w:top w:val="none" w:sz="0" w:space="0" w:color="auto"/>
            <w:left w:val="none" w:sz="0" w:space="0" w:color="auto"/>
            <w:bottom w:val="none" w:sz="0" w:space="0" w:color="auto"/>
            <w:right w:val="none" w:sz="0" w:space="0" w:color="auto"/>
          </w:divBdr>
        </w:div>
        <w:div w:id="736782797">
          <w:marLeft w:val="640"/>
          <w:marRight w:val="0"/>
          <w:marTop w:val="0"/>
          <w:marBottom w:val="0"/>
          <w:divBdr>
            <w:top w:val="none" w:sz="0" w:space="0" w:color="auto"/>
            <w:left w:val="none" w:sz="0" w:space="0" w:color="auto"/>
            <w:bottom w:val="none" w:sz="0" w:space="0" w:color="auto"/>
            <w:right w:val="none" w:sz="0" w:space="0" w:color="auto"/>
          </w:divBdr>
        </w:div>
        <w:div w:id="18119903">
          <w:marLeft w:val="640"/>
          <w:marRight w:val="0"/>
          <w:marTop w:val="0"/>
          <w:marBottom w:val="0"/>
          <w:divBdr>
            <w:top w:val="none" w:sz="0" w:space="0" w:color="auto"/>
            <w:left w:val="none" w:sz="0" w:space="0" w:color="auto"/>
            <w:bottom w:val="none" w:sz="0" w:space="0" w:color="auto"/>
            <w:right w:val="none" w:sz="0" w:space="0" w:color="auto"/>
          </w:divBdr>
        </w:div>
      </w:divsChild>
    </w:div>
    <w:div w:id="812018417">
      <w:bodyDiv w:val="1"/>
      <w:marLeft w:val="0"/>
      <w:marRight w:val="0"/>
      <w:marTop w:val="0"/>
      <w:marBottom w:val="0"/>
      <w:divBdr>
        <w:top w:val="none" w:sz="0" w:space="0" w:color="auto"/>
        <w:left w:val="none" w:sz="0" w:space="0" w:color="auto"/>
        <w:bottom w:val="none" w:sz="0" w:space="0" w:color="auto"/>
        <w:right w:val="none" w:sz="0" w:space="0" w:color="auto"/>
      </w:divBdr>
      <w:divsChild>
        <w:div w:id="880554483">
          <w:marLeft w:val="640"/>
          <w:marRight w:val="0"/>
          <w:marTop w:val="0"/>
          <w:marBottom w:val="0"/>
          <w:divBdr>
            <w:top w:val="none" w:sz="0" w:space="0" w:color="auto"/>
            <w:left w:val="none" w:sz="0" w:space="0" w:color="auto"/>
            <w:bottom w:val="none" w:sz="0" w:space="0" w:color="auto"/>
            <w:right w:val="none" w:sz="0" w:space="0" w:color="auto"/>
          </w:divBdr>
        </w:div>
        <w:div w:id="1308050188">
          <w:marLeft w:val="640"/>
          <w:marRight w:val="0"/>
          <w:marTop w:val="0"/>
          <w:marBottom w:val="0"/>
          <w:divBdr>
            <w:top w:val="none" w:sz="0" w:space="0" w:color="auto"/>
            <w:left w:val="none" w:sz="0" w:space="0" w:color="auto"/>
            <w:bottom w:val="none" w:sz="0" w:space="0" w:color="auto"/>
            <w:right w:val="none" w:sz="0" w:space="0" w:color="auto"/>
          </w:divBdr>
        </w:div>
        <w:div w:id="1113331087">
          <w:marLeft w:val="640"/>
          <w:marRight w:val="0"/>
          <w:marTop w:val="0"/>
          <w:marBottom w:val="0"/>
          <w:divBdr>
            <w:top w:val="none" w:sz="0" w:space="0" w:color="auto"/>
            <w:left w:val="none" w:sz="0" w:space="0" w:color="auto"/>
            <w:bottom w:val="none" w:sz="0" w:space="0" w:color="auto"/>
            <w:right w:val="none" w:sz="0" w:space="0" w:color="auto"/>
          </w:divBdr>
        </w:div>
        <w:div w:id="320620703">
          <w:marLeft w:val="640"/>
          <w:marRight w:val="0"/>
          <w:marTop w:val="0"/>
          <w:marBottom w:val="0"/>
          <w:divBdr>
            <w:top w:val="none" w:sz="0" w:space="0" w:color="auto"/>
            <w:left w:val="none" w:sz="0" w:space="0" w:color="auto"/>
            <w:bottom w:val="none" w:sz="0" w:space="0" w:color="auto"/>
            <w:right w:val="none" w:sz="0" w:space="0" w:color="auto"/>
          </w:divBdr>
        </w:div>
        <w:div w:id="400492815">
          <w:marLeft w:val="640"/>
          <w:marRight w:val="0"/>
          <w:marTop w:val="0"/>
          <w:marBottom w:val="0"/>
          <w:divBdr>
            <w:top w:val="none" w:sz="0" w:space="0" w:color="auto"/>
            <w:left w:val="none" w:sz="0" w:space="0" w:color="auto"/>
            <w:bottom w:val="none" w:sz="0" w:space="0" w:color="auto"/>
            <w:right w:val="none" w:sz="0" w:space="0" w:color="auto"/>
          </w:divBdr>
        </w:div>
        <w:div w:id="411781010">
          <w:marLeft w:val="640"/>
          <w:marRight w:val="0"/>
          <w:marTop w:val="0"/>
          <w:marBottom w:val="0"/>
          <w:divBdr>
            <w:top w:val="none" w:sz="0" w:space="0" w:color="auto"/>
            <w:left w:val="none" w:sz="0" w:space="0" w:color="auto"/>
            <w:bottom w:val="none" w:sz="0" w:space="0" w:color="auto"/>
            <w:right w:val="none" w:sz="0" w:space="0" w:color="auto"/>
          </w:divBdr>
        </w:div>
        <w:div w:id="980185915">
          <w:marLeft w:val="640"/>
          <w:marRight w:val="0"/>
          <w:marTop w:val="0"/>
          <w:marBottom w:val="0"/>
          <w:divBdr>
            <w:top w:val="none" w:sz="0" w:space="0" w:color="auto"/>
            <w:left w:val="none" w:sz="0" w:space="0" w:color="auto"/>
            <w:bottom w:val="none" w:sz="0" w:space="0" w:color="auto"/>
            <w:right w:val="none" w:sz="0" w:space="0" w:color="auto"/>
          </w:divBdr>
        </w:div>
        <w:div w:id="1114590709">
          <w:marLeft w:val="640"/>
          <w:marRight w:val="0"/>
          <w:marTop w:val="0"/>
          <w:marBottom w:val="0"/>
          <w:divBdr>
            <w:top w:val="none" w:sz="0" w:space="0" w:color="auto"/>
            <w:left w:val="none" w:sz="0" w:space="0" w:color="auto"/>
            <w:bottom w:val="none" w:sz="0" w:space="0" w:color="auto"/>
            <w:right w:val="none" w:sz="0" w:space="0" w:color="auto"/>
          </w:divBdr>
        </w:div>
        <w:div w:id="1479154058">
          <w:marLeft w:val="640"/>
          <w:marRight w:val="0"/>
          <w:marTop w:val="0"/>
          <w:marBottom w:val="0"/>
          <w:divBdr>
            <w:top w:val="none" w:sz="0" w:space="0" w:color="auto"/>
            <w:left w:val="none" w:sz="0" w:space="0" w:color="auto"/>
            <w:bottom w:val="none" w:sz="0" w:space="0" w:color="auto"/>
            <w:right w:val="none" w:sz="0" w:space="0" w:color="auto"/>
          </w:divBdr>
        </w:div>
        <w:div w:id="1343779569">
          <w:marLeft w:val="640"/>
          <w:marRight w:val="0"/>
          <w:marTop w:val="0"/>
          <w:marBottom w:val="0"/>
          <w:divBdr>
            <w:top w:val="none" w:sz="0" w:space="0" w:color="auto"/>
            <w:left w:val="none" w:sz="0" w:space="0" w:color="auto"/>
            <w:bottom w:val="none" w:sz="0" w:space="0" w:color="auto"/>
            <w:right w:val="none" w:sz="0" w:space="0" w:color="auto"/>
          </w:divBdr>
        </w:div>
        <w:div w:id="600257854">
          <w:marLeft w:val="640"/>
          <w:marRight w:val="0"/>
          <w:marTop w:val="0"/>
          <w:marBottom w:val="0"/>
          <w:divBdr>
            <w:top w:val="none" w:sz="0" w:space="0" w:color="auto"/>
            <w:left w:val="none" w:sz="0" w:space="0" w:color="auto"/>
            <w:bottom w:val="none" w:sz="0" w:space="0" w:color="auto"/>
            <w:right w:val="none" w:sz="0" w:space="0" w:color="auto"/>
          </w:divBdr>
        </w:div>
        <w:div w:id="617295720">
          <w:marLeft w:val="640"/>
          <w:marRight w:val="0"/>
          <w:marTop w:val="0"/>
          <w:marBottom w:val="0"/>
          <w:divBdr>
            <w:top w:val="none" w:sz="0" w:space="0" w:color="auto"/>
            <w:left w:val="none" w:sz="0" w:space="0" w:color="auto"/>
            <w:bottom w:val="none" w:sz="0" w:space="0" w:color="auto"/>
            <w:right w:val="none" w:sz="0" w:space="0" w:color="auto"/>
          </w:divBdr>
        </w:div>
        <w:div w:id="1050805376">
          <w:marLeft w:val="640"/>
          <w:marRight w:val="0"/>
          <w:marTop w:val="0"/>
          <w:marBottom w:val="0"/>
          <w:divBdr>
            <w:top w:val="none" w:sz="0" w:space="0" w:color="auto"/>
            <w:left w:val="none" w:sz="0" w:space="0" w:color="auto"/>
            <w:bottom w:val="none" w:sz="0" w:space="0" w:color="auto"/>
            <w:right w:val="none" w:sz="0" w:space="0" w:color="auto"/>
          </w:divBdr>
        </w:div>
        <w:div w:id="711535342">
          <w:marLeft w:val="640"/>
          <w:marRight w:val="0"/>
          <w:marTop w:val="0"/>
          <w:marBottom w:val="0"/>
          <w:divBdr>
            <w:top w:val="none" w:sz="0" w:space="0" w:color="auto"/>
            <w:left w:val="none" w:sz="0" w:space="0" w:color="auto"/>
            <w:bottom w:val="none" w:sz="0" w:space="0" w:color="auto"/>
            <w:right w:val="none" w:sz="0" w:space="0" w:color="auto"/>
          </w:divBdr>
        </w:div>
        <w:div w:id="8263204">
          <w:marLeft w:val="640"/>
          <w:marRight w:val="0"/>
          <w:marTop w:val="0"/>
          <w:marBottom w:val="0"/>
          <w:divBdr>
            <w:top w:val="none" w:sz="0" w:space="0" w:color="auto"/>
            <w:left w:val="none" w:sz="0" w:space="0" w:color="auto"/>
            <w:bottom w:val="none" w:sz="0" w:space="0" w:color="auto"/>
            <w:right w:val="none" w:sz="0" w:space="0" w:color="auto"/>
          </w:divBdr>
        </w:div>
        <w:div w:id="1770151029">
          <w:marLeft w:val="640"/>
          <w:marRight w:val="0"/>
          <w:marTop w:val="0"/>
          <w:marBottom w:val="0"/>
          <w:divBdr>
            <w:top w:val="none" w:sz="0" w:space="0" w:color="auto"/>
            <w:left w:val="none" w:sz="0" w:space="0" w:color="auto"/>
            <w:bottom w:val="none" w:sz="0" w:space="0" w:color="auto"/>
            <w:right w:val="none" w:sz="0" w:space="0" w:color="auto"/>
          </w:divBdr>
        </w:div>
        <w:div w:id="144668849">
          <w:marLeft w:val="640"/>
          <w:marRight w:val="0"/>
          <w:marTop w:val="0"/>
          <w:marBottom w:val="0"/>
          <w:divBdr>
            <w:top w:val="none" w:sz="0" w:space="0" w:color="auto"/>
            <w:left w:val="none" w:sz="0" w:space="0" w:color="auto"/>
            <w:bottom w:val="none" w:sz="0" w:space="0" w:color="auto"/>
            <w:right w:val="none" w:sz="0" w:space="0" w:color="auto"/>
          </w:divBdr>
        </w:div>
        <w:div w:id="1029918391">
          <w:marLeft w:val="640"/>
          <w:marRight w:val="0"/>
          <w:marTop w:val="0"/>
          <w:marBottom w:val="0"/>
          <w:divBdr>
            <w:top w:val="none" w:sz="0" w:space="0" w:color="auto"/>
            <w:left w:val="none" w:sz="0" w:space="0" w:color="auto"/>
            <w:bottom w:val="none" w:sz="0" w:space="0" w:color="auto"/>
            <w:right w:val="none" w:sz="0" w:space="0" w:color="auto"/>
          </w:divBdr>
        </w:div>
        <w:div w:id="1835759175">
          <w:marLeft w:val="640"/>
          <w:marRight w:val="0"/>
          <w:marTop w:val="0"/>
          <w:marBottom w:val="0"/>
          <w:divBdr>
            <w:top w:val="none" w:sz="0" w:space="0" w:color="auto"/>
            <w:left w:val="none" w:sz="0" w:space="0" w:color="auto"/>
            <w:bottom w:val="none" w:sz="0" w:space="0" w:color="auto"/>
            <w:right w:val="none" w:sz="0" w:space="0" w:color="auto"/>
          </w:divBdr>
        </w:div>
        <w:div w:id="506093579">
          <w:marLeft w:val="640"/>
          <w:marRight w:val="0"/>
          <w:marTop w:val="0"/>
          <w:marBottom w:val="0"/>
          <w:divBdr>
            <w:top w:val="none" w:sz="0" w:space="0" w:color="auto"/>
            <w:left w:val="none" w:sz="0" w:space="0" w:color="auto"/>
            <w:bottom w:val="none" w:sz="0" w:space="0" w:color="auto"/>
            <w:right w:val="none" w:sz="0" w:space="0" w:color="auto"/>
          </w:divBdr>
        </w:div>
        <w:div w:id="933393567">
          <w:marLeft w:val="640"/>
          <w:marRight w:val="0"/>
          <w:marTop w:val="0"/>
          <w:marBottom w:val="0"/>
          <w:divBdr>
            <w:top w:val="none" w:sz="0" w:space="0" w:color="auto"/>
            <w:left w:val="none" w:sz="0" w:space="0" w:color="auto"/>
            <w:bottom w:val="none" w:sz="0" w:space="0" w:color="auto"/>
            <w:right w:val="none" w:sz="0" w:space="0" w:color="auto"/>
          </w:divBdr>
        </w:div>
        <w:div w:id="454520695">
          <w:marLeft w:val="640"/>
          <w:marRight w:val="0"/>
          <w:marTop w:val="0"/>
          <w:marBottom w:val="0"/>
          <w:divBdr>
            <w:top w:val="none" w:sz="0" w:space="0" w:color="auto"/>
            <w:left w:val="none" w:sz="0" w:space="0" w:color="auto"/>
            <w:bottom w:val="none" w:sz="0" w:space="0" w:color="auto"/>
            <w:right w:val="none" w:sz="0" w:space="0" w:color="auto"/>
          </w:divBdr>
        </w:div>
        <w:div w:id="1448508058">
          <w:marLeft w:val="640"/>
          <w:marRight w:val="0"/>
          <w:marTop w:val="0"/>
          <w:marBottom w:val="0"/>
          <w:divBdr>
            <w:top w:val="none" w:sz="0" w:space="0" w:color="auto"/>
            <w:left w:val="none" w:sz="0" w:space="0" w:color="auto"/>
            <w:bottom w:val="none" w:sz="0" w:space="0" w:color="auto"/>
            <w:right w:val="none" w:sz="0" w:space="0" w:color="auto"/>
          </w:divBdr>
        </w:div>
        <w:div w:id="36010937">
          <w:marLeft w:val="640"/>
          <w:marRight w:val="0"/>
          <w:marTop w:val="0"/>
          <w:marBottom w:val="0"/>
          <w:divBdr>
            <w:top w:val="none" w:sz="0" w:space="0" w:color="auto"/>
            <w:left w:val="none" w:sz="0" w:space="0" w:color="auto"/>
            <w:bottom w:val="none" w:sz="0" w:space="0" w:color="auto"/>
            <w:right w:val="none" w:sz="0" w:space="0" w:color="auto"/>
          </w:divBdr>
        </w:div>
        <w:div w:id="100150349">
          <w:marLeft w:val="640"/>
          <w:marRight w:val="0"/>
          <w:marTop w:val="0"/>
          <w:marBottom w:val="0"/>
          <w:divBdr>
            <w:top w:val="none" w:sz="0" w:space="0" w:color="auto"/>
            <w:left w:val="none" w:sz="0" w:space="0" w:color="auto"/>
            <w:bottom w:val="none" w:sz="0" w:space="0" w:color="auto"/>
            <w:right w:val="none" w:sz="0" w:space="0" w:color="auto"/>
          </w:divBdr>
        </w:div>
        <w:div w:id="226115270">
          <w:marLeft w:val="640"/>
          <w:marRight w:val="0"/>
          <w:marTop w:val="0"/>
          <w:marBottom w:val="0"/>
          <w:divBdr>
            <w:top w:val="none" w:sz="0" w:space="0" w:color="auto"/>
            <w:left w:val="none" w:sz="0" w:space="0" w:color="auto"/>
            <w:bottom w:val="none" w:sz="0" w:space="0" w:color="auto"/>
            <w:right w:val="none" w:sz="0" w:space="0" w:color="auto"/>
          </w:divBdr>
        </w:div>
        <w:div w:id="1176072608">
          <w:marLeft w:val="640"/>
          <w:marRight w:val="0"/>
          <w:marTop w:val="0"/>
          <w:marBottom w:val="0"/>
          <w:divBdr>
            <w:top w:val="none" w:sz="0" w:space="0" w:color="auto"/>
            <w:left w:val="none" w:sz="0" w:space="0" w:color="auto"/>
            <w:bottom w:val="none" w:sz="0" w:space="0" w:color="auto"/>
            <w:right w:val="none" w:sz="0" w:space="0" w:color="auto"/>
          </w:divBdr>
        </w:div>
        <w:div w:id="943267408">
          <w:marLeft w:val="640"/>
          <w:marRight w:val="0"/>
          <w:marTop w:val="0"/>
          <w:marBottom w:val="0"/>
          <w:divBdr>
            <w:top w:val="none" w:sz="0" w:space="0" w:color="auto"/>
            <w:left w:val="none" w:sz="0" w:space="0" w:color="auto"/>
            <w:bottom w:val="none" w:sz="0" w:space="0" w:color="auto"/>
            <w:right w:val="none" w:sz="0" w:space="0" w:color="auto"/>
          </w:divBdr>
        </w:div>
        <w:div w:id="2119373009">
          <w:marLeft w:val="640"/>
          <w:marRight w:val="0"/>
          <w:marTop w:val="0"/>
          <w:marBottom w:val="0"/>
          <w:divBdr>
            <w:top w:val="none" w:sz="0" w:space="0" w:color="auto"/>
            <w:left w:val="none" w:sz="0" w:space="0" w:color="auto"/>
            <w:bottom w:val="none" w:sz="0" w:space="0" w:color="auto"/>
            <w:right w:val="none" w:sz="0" w:space="0" w:color="auto"/>
          </w:divBdr>
        </w:div>
      </w:divsChild>
    </w:div>
    <w:div w:id="850608822">
      <w:bodyDiv w:val="1"/>
      <w:marLeft w:val="0"/>
      <w:marRight w:val="0"/>
      <w:marTop w:val="0"/>
      <w:marBottom w:val="0"/>
      <w:divBdr>
        <w:top w:val="none" w:sz="0" w:space="0" w:color="auto"/>
        <w:left w:val="none" w:sz="0" w:space="0" w:color="auto"/>
        <w:bottom w:val="none" w:sz="0" w:space="0" w:color="auto"/>
        <w:right w:val="none" w:sz="0" w:space="0" w:color="auto"/>
      </w:divBdr>
      <w:divsChild>
        <w:div w:id="248272741">
          <w:marLeft w:val="640"/>
          <w:marRight w:val="0"/>
          <w:marTop w:val="0"/>
          <w:marBottom w:val="0"/>
          <w:divBdr>
            <w:top w:val="none" w:sz="0" w:space="0" w:color="auto"/>
            <w:left w:val="none" w:sz="0" w:space="0" w:color="auto"/>
            <w:bottom w:val="none" w:sz="0" w:space="0" w:color="auto"/>
            <w:right w:val="none" w:sz="0" w:space="0" w:color="auto"/>
          </w:divBdr>
        </w:div>
        <w:div w:id="1731223562">
          <w:marLeft w:val="640"/>
          <w:marRight w:val="0"/>
          <w:marTop w:val="0"/>
          <w:marBottom w:val="0"/>
          <w:divBdr>
            <w:top w:val="none" w:sz="0" w:space="0" w:color="auto"/>
            <w:left w:val="none" w:sz="0" w:space="0" w:color="auto"/>
            <w:bottom w:val="none" w:sz="0" w:space="0" w:color="auto"/>
            <w:right w:val="none" w:sz="0" w:space="0" w:color="auto"/>
          </w:divBdr>
        </w:div>
        <w:div w:id="189268795">
          <w:marLeft w:val="640"/>
          <w:marRight w:val="0"/>
          <w:marTop w:val="0"/>
          <w:marBottom w:val="0"/>
          <w:divBdr>
            <w:top w:val="none" w:sz="0" w:space="0" w:color="auto"/>
            <w:left w:val="none" w:sz="0" w:space="0" w:color="auto"/>
            <w:bottom w:val="none" w:sz="0" w:space="0" w:color="auto"/>
            <w:right w:val="none" w:sz="0" w:space="0" w:color="auto"/>
          </w:divBdr>
        </w:div>
        <w:div w:id="2041396953">
          <w:marLeft w:val="640"/>
          <w:marRight w:val="0"/>
          <w:marTop w:val="0"/>
          <w:marBottom w:val="0"/>
          <w:divBdr>
            <w:top w:val="none" w:sz="0" w:space="0" w:color="auto"/>
            <w:left w:val="none" w:sz="0" w:space="0" w:color="auto"/>
            <w:bottom w:val="none" w:sz="0" w:space="0" w:color="auto"/>
            <w:right w:val="none" w:sz="0" w:space="0" w:color="auto"/>
          </w:divBdr>
        </w:div>
        <w:div w:id="393504384">
          <w:marLeft w:val="640"/>
          <w:marRight w:val="0"/>
          <w:marTop w:val="0"/>
          <w:marBottom w:val="0"/>
          <w:divBdr>
            <w:top w:val="none" w:sz="0" w:space="0" w:color="auto"/>
            <w:left w:val="none" w:sz="0" w:space="0" w:color="auto"/>
            <w:bottom w:val="none" w:sz="0" w:space="0" w:color="auto"/>
            <w:right w:val="none" w:sz="0" w:space="0" w:color="auto"/>
          </w:divBdr>
        </w:div>
        <w:div w:id="1498303008">
          <w:marLeft w:val="640"/>
          <w:marRight w:val="0"/>
          <w:marTop w:val="0"/>
          <w:marBottom w:val="0"/>
          <w:divBdr>
            <w:top w:val="none" w:sz="0" w:space="0" w:color="auto"/>
            <w:left w:val="none" w:sz="0" w:space="0" w:color="auto"/>
            <w:bottom w:val="none" w:sz="0" w:space="0" w:color="auto"/>
            <w:right w:val="none" w:sz="0" w:space="0" w:color="auto"/>
          </w:divBdr>
        </w:div>
        <w:div w:id="1066806718">
          <w:marLeft w:val="640"/>
          <w:marRight w:val="0"/>
          <w:marTop w:val="0"/>
          <w:marBottom w:val="0"/>
          <w:divBdr>
            <w:top w:val="none" w:sz="0" w:space="0" w:color="auto"/>
            <w:left w:val="none" w:sz="0" w:space="0" w:color="auto"/>
            <w:bottom w:val="none" w:sz="0" w:space="0" w:color="auto"/>
            <w:right w:val="none" w:sz="0" w:space="0" w:color="auto"/>
          </w:divBdr>
        </w:div>
        <w:div w:id="1418399936">
          <w:marLeft w:val="640"/>
          <w:marRight w:val="0"/>
          <w:marTop w:val="0"/>
          <w:marBottom w:val="0"/>
          <w:divBdr>
            <w:top w:val="none" w:sz="0" w:space="0" w:color="auto"/>
            <w:left w:val="none" w:sz="0" w:space="0" w:color="auto"/>
            <w:bottom w:val="none" w:sz="0" w:space="0" w:color="auto"/>
            <w:right w:val="none" w:sz="0" w:space="0" w:color="auto"/>
          </w:divBdr>
        </w:div>
      </w:divsChild>
    </w:div>
    <w:div w:id="953318986">
      <w:bodyDiv w:val="1"/>
      <w:marLeft w:val="0"/>
      <w:marRight w:val="0"/>
      <w:marTop w:val="0"/>
      <w:marBottom w:val="0"/>
      <w:divBdr>
        <w:top w:val="none" w:sz="0" w:space="0" w:color="auto"/>
        <w:left w:val="none" w:sz="0" w:space="0" w:color="auto"/>
        <w:bottom w:val="none" w:sz="0" w:space="0" w:color="auto"/>
        <w:right w:val="none" w:sz="0" w:space="0" w:color="auto"/>
      </w:divBdr>
      <w:divsChild>
        <w:div w:id="169636872">
          <w:marLeft w:val="640"/>
          <w:marRight w:val="0"/>
          <w:marTop w:val="0"/>
          <w:marBottom w:val="0"/>
          <w:divBdr>
            <w:top w:val="none" w:sz="0" w:space="0" w:color="auto"/>
            <w:left w:val="none" w:sz="0" w:space="0" w:color="auto"/>
            <w:bottom w:val="none" w:sz="0" w:space="0" w:color="auto"/>
            <w:right w:val="none" w:sz="0" w:space="0" w:color="auto"/>
          </w:divBdr>
        </w:div>
        <w:div w:id="246351670">
          <w:marLeft w:val="640"/>
          <w:marRight w:val="0"/>
          <w:marTop w:val="0"/>
          <w:marBottom w:val="0"/>
          <w:divBdr>
            <w:top w:val="none" w:sz="0" w:space="0" w:color="auto"/>
            <w:left w:val="none" w:sz="0" w:space="0" w:color="auto"/>
            <w:bottom w:val="none" w:sz="0" w:space="0" w:color="auto"/>
            <w:right w:val="none" w:sz="0" w:space="0" w:color="auto"/>
          </w:divBdr>
        </w:div>
        <w:div w:id="782000129">
          <w:marLeft w:val="640"/>
          <w:marRight w:val="0"/>
          <w:marTop w:val="0"/>
          <w:marBottom w:val="0"/>
          <w:divBdr>
            <w:top w:val="none" w:sz="0" w:space="0" w:color="auto"/>
            <w:left w:val="none" w:sz="0" w:space="0" w:color="auto"/>
            <w:bottom w:val="none" w:sz="0" w:space="0" w:color="auto"/>
            <w:right w:val="none" w:sz="0" w:space="0" w:color="auto"/>
          </w:divBdr>
        </w:div>
        <w:div w:id="958023407">
          <w:marLeft w:val="640"/>
          <w:marRight w:val="0"/>
          <w:marTop w:val="0"/>
          <w:marBottom w:val="0"/>
          <w:divBdr>
            <w:top w:val="none" w:sz="0" w:space="0" w:color="auto"/>
            <w:left w:val="none" w:sz="0" w:space="0" w:color="auto"/>
            <w:bottom w:val="none" w:sz="0" w:space="0" w:color="auto"/>
            <w:right w:val="none" w:sz="0" w:space="0" w:color="auto"/>
          </w:divBdr>
        </w:div>
        <w:div w:id="1840997681">
          <w:marLeft w:val="640"/>
          <w:marRight w:val="0"/>
          <w:marTop w:val="0"/>
          <w:marBottom w:val="0"/>
          <w:divBdr>
            <w:top w:val="none" w:sz="0" w:space="0" w:color="auto"/>
            <w:left w:val="none" w:sz="0" w:space="0" w:color="auto"/>
            <w:bottom w:val="none" w:sz="0" w:space="0" w:color="auto"/>
            <w:right w:val="none" w:sz="0" w:space="0" w:color="auto"/>
          </w:divBdr>
        </w:div>
        <w:div w:id="800805985">
          <w:marLeft w:val="640"/>
          <w:marRight w:val="0"/>
          <w:marTop w:val="0"/>
          <w:marBottom w:val="0"/>
          <w:divBdr>
            <w:top w:val="none" w:sz="0" w:space="0" w:color="auto"/>
            <w:left w:val="none" w:sz="0" w:space="0" w:color="auto"/>
            <w:bottom w:val="none" w:sz="0" w:space="0" w:color="auto"/>
            <w:right w:val="none" w:sz="0" w:space="0" w:color="auto"/>
          </w:divBdr>
        </w:div>
        <w:div w:id="613908198">
          <w:marLeft w:val="640"/>
          <w:marRight w:val="0"/>
          <w:marTop w:val="0"/>
          <w:marBottom w:val="0"/>
          <w:divBdr>
            <w:top w:val="none" w:sz="0" w:space="0" w:color="auto"/>
            <w:left w:val="none" w:sz="0" w:space="0" w:color="auto"/>
            <w:bottom w:val="none" w:sz="0" w:space="0" w:color="auto"/>
            <w:right w:val="none" w:sz="0" w:space="0" w:color="auto"/>
          </w:divBdr>
        </w:div>
        <w:div w:id="1657803436">
          <w:marLeft w:val="640"/>
          <w:marRight w:val="0"/>
          <w:marTop w:val="0"/>
          <w:marBottom w:val="0"/>
          <w:divBdr>
            <w:top w:val="none" w:sz="0" w:space="0" w:color="auto"/>
            <w:left w:val="none" w:sz="0" w:space="0" w:color="auto"/>
            <w:bottom w:val="none" w:sz="0" w:space="0" w:color="auto"/>
            <w:right w:val="none" w:sz="0" w:space="0" w:color="auto"/>
          </w:divBdr>
        </w:div>
        <w:div w:id="1376278142">
          <w:marLeft w:val="640"/>
          <w:marRight w:val="0"/>
          <w:marTop w:val="0"/>
          <w:marBottom w:val="0"/>
          <w:divBdr>
            <w:top w:val="none" w:sz="0" w:space="0" w:color="auto"/>
            <w:left w:val="none" w:sz="0" w:space="0" w:color="auto"/>
            <w:bottom w:val="none" w:sz="0" w:space="0" w:color="auto"/>
            <w:right w:val="none" w:sz="0" w:space="0" w:color="auto"/>
          </w:divBdr>
        </w:div>
      </w:divsChild>
    </w:div>
    <w:div w:id="980312137">
      <w:bodyDiv w:val="1"/>
      <w:marLeft w:val="0"/>
      <w:marRight w:val="0"/>
      <w:marTop w:val="0"/>
      <w:marBottom w:val="0"/>
      <w:divBdr>
        <w:top w:val="none" w:sz="0" w:space="0" w:color="auto"/>
        <w:left w:val="none" w:sz="0" w:space="0" w:color="auto"/>
        <w:bottom w:val="none" w:sz="0" w:space="0" w:color="auto"/>
        <w:right w:val="none" w:sz="0" w:space="0" w:color="auto"/>
      </w:divBdr>
      <w:divsChild>
        <w:div w:id="807745591">
          <w:marLeft w:val="640"/>
          <w:marRight w:val="0"/>
          <w:marTop w:val="0"/>
          <w:marBottom w:val="0"/>
          <w:divBdr>
            <w:top w:val="none" w:sz="0" w:space="0" w:color="auto"/>
            <w:left w:val="none" w:sz="0" w:space="0" w:color="auto"/>
            <w:bottom w:val="none" w:sz="0" w:space="0" w:color="auto"/>
            <w:right w:val="none" w:sz="0" w:space="0" w:color="auto"/>
          </w:divBdr>
        </w:div>
        <w:div w:id="1103384458">
          <w:marLeft w:val="640"/>
          <w:marRight w:val="0"/>
          <w:marTop w:val="0"/>
          <w:marBottom w:val="0"/>
          <w:divBdr>
            <w:top w:val="none" w:sz="0" w:space="0" w:color="auto"/>
            <w:left w:val="none" w:sz="0" w:space="0" w:color="auto"/>
            <w:bottom w:val="none" w:sz="0" w:space="0" w:color="auto"/>
            <w:right w:val="none" w:sz="0" w:space="0" w:color="auto"/>
          </w:divBdr>
        </w:div>
        <w:div w:id="43215170">
          <w:marLeft w:val="640"/>
          <w:marRight w:val="0"/>
          <w:marTop w:val="0"/>
          <w:marBottom w:val="0"/>
          <w:divBdr>
            <w:top w:val="none" w:sz="0" w:space="0" w:color="auto"/>
            <w:left w:val="none" w:sz="0" w:space="0" w:color="auto"/>
            <w:bottom w:val="none" w:sz="0" w:space="0" w:color="auto"/>
            <w:right w:val="none" w:sz="0" w:space="0" w:color="auto"/>
          </w:divBdr>
        </w:div>
        <w:div w:id="802890206">
          <w:marLeft w:val="640"/>
          <w:marRight w:val="0"/>
          <w:marTop w:val="0"/>
          <w:marBottom w:val="0"/>
          <w:divBdr>
            <w:top w:val="none" w:sz="0" w:space="0" w:color="auto"/>
            <w:left w:val="none" w:sz="0" w:space="0" w:color="auto"/>
            <w:bottom w:val="none" w:sz="0" w:space="0" w:color="auto"/>
            <w:right w:val="none" w:sz="0" w:space="0" w:color="auto"/>
          </w:divBdr>
        </w:div>
        <w:div w:id="1296257369">
          <w:marLeft w:val="640"/>
          <w:marRight w:val="0"/>
          <w:marTop w:val="0"/>
          <w:marBottom w:val="0"/>
          <w:divBdr>
            <w:top w:val="none" w:sz="0" w:space="0" w:color="auto"/>
            <w:left w:val="none" w:sz="0" w:space="0" w:color="auto"/>
            <w:bottom w:val="none" w:sz="0" w:space="0" w:color="auto"/>
            <w:right w:val="none" w:sz="0" w:space="0" w:color="auto"/>
          </w:divBdr>
        </w:div>
        <w:div w:id="1634098989">
          <w:marLeft w:val="640"/>
          <w:marRight w:val="0"/>
          <w:marTop w:val="0"/>
          <w:marBottom w:val="0"/>
          <w:divBdr>
            <w:top w:val="none" w:sz="0" w:space="0" w:color="auto"/>
            <w:left w:val="none" w:sz="0" w:space="0" w:color="auto"/>
            <w:bottom w:val="none" w:sz="0" w:space="0" w:color="auto"/>
            <w:right w:val="none" w:sz="0" w:space="0" w:color="auto"/>
          </w:divBdr>
        </w:div>
        <w:div w:id="2017883459">
          <w:marLeft w:val="640"/>
          <w:marRight w:val="0"/>
          <w:marTop w:val="0"/>
          <w:marBottom w:val="0"/>
          <w:divBdr>
            <w:top w:val="none" w:sz="0" w:space="0" w:color="auto"/>
            <w:left w:val="none" w:sz="0" w:space="0" w:color="auto"/>
            <w:bottom w:val="none" w:sz="0" w:space="0" w:color="auto"/>
            <w:right w:val="none" w:sz="0" w:space="0" w:color="auto"/>
          </w:divBdr>
        </w:div>
        <w:div w:id="605963903">
          <w:marLeft w:val="640"/>
          <w:marRight w:val="0"/>
          <w:marTop w:val="0"/>
          <w:marBottom w:val="0"/>
          <w:divBdr>
            <w:top w:val="none" w:sz="0" w:space="0" w:color="auto"/>
            <w:left w:val="none" w:sz="0" w:space="0" w:color="auto"/>
            <w:bottom w:val="none" w:sz="0" w:space="0" w:color="auto"/>
            <w:right w:val="none" w:sz="0" w:space="0" w:color="auto"/>
          </w:divBdr>
        </w:div>
        <w:div w:id="151986775">
          <w:marLeft w:val="640"/>
          <w:marRight w:val="0"/>
          <w:marTop w:val="0"/>
          <w:marBottom w:val="0"/>
          <w:divBdr>
            <w:top w:val="none" w:sz="0" w:space="0" w:color="auto"/>
            <w:left w:val="none" w:sz="0" w:space="0" w:color="auto"/>
            <w:bottom w:val="none" w:sz="0" w:space="0" w:color="auto"/>
            <w:right w:val="none" w:sz="0" w:space="0" w:color="auto"/>
          </w:divBdr>
        </w:div>
        <w:div w:id="78064283">
          <w:marLeft w:val="640"/>
          <w:marRight w:val="0"/>
          <w:marTop w:val="0"/>
          <w:marBottom w:val="0"/>
          <w:divBdr>
            <w:top w:val="none" w:sz="0" w:space="0" w:color="auto"/>
            <w:left w:val="none" w:sz="0" w:space="0" w:color="auto"/>
            <w:bottom w:val="none" w:sz="0" w:space="0" w:color="auto"/>
            <w:right w:val="none" w:sz="0" w:space="0" w:color="auto"/>
          </w:divBdr>
        </w:div>
        <w:div w:id="324553426">
          <w:marLeft w:val="640"/>
          <w:marRight w:val="0"/>
          <w:marTop w:val="0"/>
          <w:marBottom w:val="0"/>
          <w:divBdr>
            <w:top w:val="none" w:sz="0" w:space="0" w:color="auto"/>
            <w:left w:val="none" w:sz="0" w:space="0" w:color="auto"/>
            <w:bottom w:val="none" w:sz="0" w:space="0" w:color="auto"/>
            <w:right w:val="none" w:sz="0" w:space="0" w:color="auto"/>
          </w:divBdr>
        </w:div>
        <w:div w:id="2094234784">
          <w:marLeft w:val="640"/>
          <w:marRight w:val="0"/>
          <w:marTop w:val="0"/>
          <w:marBottom w:val="0"/>
          <w:divBdr>
            <w:top w:val="none" w:sz="0" w:space="0" w:color="auto"/>
            <w:left w:val="none" w:sz="0" w:space="0" w:color="auto"/>
            <w:bottom w:val="none" w:sz="0" w:space="0" w:color="auto"/>
            <w:right w:val="none" w:sz="0" w:space="0" w:color="auto"/>
          </w:divBdr>
        </w:div>
        <w:div w:id="723796594">
          <w:marLeft w:val="640"/>
          <w:marRight w:val="0"/>
          <w:marTop w:val="0"/>
          <w:marBottom w:val="0"/>
          <w:divBdr>
            <w:top w:val="none" w:sz="0" w:space="0" w:color="auto"/>
            <w:left w:val="none" w:sz="0" w:space="0" w:color="auto"/>
            <w:bottom w:val="none" w:sz="0" w:space="0" w:color="auto"/>
            <w:right w:val="none" w:sz="0" w:space="0" w:color="auto"/>
          </w:divBdr>
        </w:div>
        <w:div w:id="558128632">
          <w:marLeft w:val="640"/>
          <w:marRight w:val="0"/>
          <w:marTop w:val="0"/>
          <w:marBottom w:val="0"/>
          <w:divBdr>
            <w:top w:val="none" w:sz="0" w:space="0" w:color="auto"/>
            <w:left w:val="none" w:sz="0" w:space="0" w:color="auto"/>
            <w:bottom w:val="none" w:sz="0" w:space="0" w:color="auto"/>
            <w:right w:val="none" w:sz="0" w:space="0" w:color="auto"/>
          </w:divBdr>
        </w:div>
        <w:div w:id="399712279">
          <w:marLeft w:val="640"/>
          <w:marRight w:val="0"/>
          <w:marTop w:val="0"/>
          <w:marBottom w:val="0"/>
          <w:divBdr>
            <w:top w:val="none" w:sz="0" w:space="0" w:color="auto"/>
            <w:left w:val="none" w:sz="0" w:space="0" w:color="auto"/>
            <w:bottom w:val="none" w:sz="0" w:space="0" w:color="auto"/>
            <w:right w:val="none" w:sz="0" w:space="0" w:color="auto"/>
          </w:divBdr>
        </w:div>
        <w:div w:id="574628576">
          <w:marLeft w:val="640"/>
          <w:marRight w:val="0"/>
          <w:marTop w:val="0"/>
          <w:marBottom w:val="0"/>
          <w:divBdr>
            <w:top w:val="none" w:sz="0" w:space="0" w:color="auto"/>
            <w:left w:val="none" w:sz="0" w:space="0" w:color="auto"/>
            <w:bottom w:val="none" w:sz="0" w:space="0" w:color="auto"/>
            <w:right w:val="none" w:sz="0" w:space="0" w:color="auto"/>
          </w:divBdr>
        </w:div>
        <w:div w:id="1878663703">
          <w:marLeft w:val="640"/>
          <w:marRight w:val="0"/>
          <w:marTop w:val="0"/>
          <w:marBottom w:val="0"/>
          <w:divBdr>
            <w:top w:val="none" w:sz="0" w:space="0" w:color="auto"/>
            <w:left w:val="none" w:sz="0" w:space="0" w:color="auto"/>
            <w:bottom w:val="none" w:sz="0" w:space="0" w:color="auto"/>
            <w:right w:val="none" w:sz="0" w:space="0" w:color="auto"/>
          </w:divBdr>
        </w:div>
        <w:div w:id="1270626452">
          <w:marLeft w:val="640"/>
          <w:marRight w:val="0"/>
          <w:marTop w:val="0"/>
          <w:marBottom w:val="0"/>
          <w:divBdr>
            <w:top w:val="none" w:sz="0" w:space="0" w:color="auto"/>
            <w:left w:val="none" w:sz="0" w:space="0" w:color="auto"/>
            <w:bottom w:val="none" w:sz="0" w:space="0" w:color="auto"/>
            <w:right w:val="none" w:sz="0" w:space="0" w:color="auto"/>
          </w:divBdr>
        </w:div>
        <w:div w:id="585185565">
          <w:marLeft w:val="640"/>
          <w:marRight w:val="0"/>
          <w:marTop w:val="0"/>
          <w:marBottom w:val="0"/>
          <w:divBdr>
            <w:top w:val="none" w:sz="0" w:space="0" w:color="auto"/>
            <w:left w:val="none" w:sz="0" w:space="0" w:color="auto"/>
            <w:bottom w:val="none" w:sz="0" w:space="0" w:color="auto"/>
            <w:right w:val="none" w:sz="0" w:space="0" w:color="auto"/>
          </w:divBdr>
        </w:div>
        <w:div w:id="830754686">
          <w:marLeft w:val="640"/>
          <w:marRight w:val="0"/>
          <w:marTop w:val="0"/>
          <w:marBottom w:val="0"/>
          <w:divBdr>
            <w:top w:val="none" w:sz="0" w:space="0" w:color="auto"/>
            <w:left w:val="none" w:sz="0" w:space="0" w:color="auto"/>
            <w:bottom w:val="none" w:sz="0" w:space="0" w:color="auto"/>
            <w:right w:val="none" w:sz="0" w:space="0" w:color="auto"/>
          </w:divBdr>
        </w:div>
        <w:div w:id="687098046">
          <w:marLeft w:val="640"/>
          <w:marRight w:val="0"/>
          <w:marTop w:val="0"/>
          <w:marBottom w:val="0"/>
          <w:divBdr>
            <w:top w:val="none" w:sz="0" w:space="0" w:color="auto"/>
            <w:left w:val="none" w:sz="0" w:space="0" w:color="auto"/>
            <w:bottom w:val="none" w:sz="0" w:space="0" w:color="auto"/>
            <w:right w:val="none" w:sz="0" w:space="0" w:color="auto"/>
          </w:divBdr>
        </w:div>
        <w:div w:id="809395252">
          <w:marLeft w:val="640"/>
          <w:marRight w:val="0"/>
          <w:marTop w:val="0"/>
          <w:marBottom w:val="0"/>
          <w:divBdr>
            <w:top w:val="none" w:sz="0" w:space="0" w:color="auto"/>
            <w:left w:val="none" w:sz="0" w:space="0" w:color="auto"/>
            <w:bottom w:val="none" w:sz="0" w:space="0" w:color="auto"/>
            <w:right w:val="none" w:sz="0" w:space="0" w:color="auto"/>
          </w:divBdr>
        </w:div>
        <w:div w:id="1451164114">
          <w:marLeft w:val="640"/>
          <w:marRight w:val="0"/>
          <w:marTop w:val="0"/>
          <w:marBottom w:val="0"/>
          <w:divBdr>
            <w:top w:val="none" w:sz="0" w:space="0" w:color="auto"/>
            <w:left w:val="none" w:sz="0" w:space="0" w:color="auto"/>
            <w:bottom w:val="none" w:sz="0" w:space="0" w:color="auto"/>
            <w:right w:val="none" w:sz="0" w:space="0" w:color="auto"/>
          </w:divBdr>
        </w:div>
        <w:div w:id="1639457223">
          <w:marLeft w:val="640"/>
          <w:marRight w:val="0"/>
          <w:marTop w:val="0"/>
          <w:marBottom w:val="0"/>
          <w:divBdr>
            <w:top w:val="none" w:sz="0" w:space="0" w:color="auto"/>
            <w:left w:val="none" w:sz="0" w:space="0" w:color="auto"/>
            <w:bottom w:val="none" w:sz="0" w:space="0" w:color="auto"/>
            <w:right w:val="none" w:sz="0" w:space="0" w:color="auto"/>
          </w:divBdr>
        </w:div>
        <w:div w:id="1651598662">
          <w:marLeft w:val="640"/>
          <w:marRight w:val="0"/>
          <w:marTop w:val="0"/>
          <w:marBottom w:val="0"/>
          <w:divBdr>
            <w:top w:val="none" w:sz="0" w:space="0" w:color="auto"/>
            <w:left w:val="none" w:sz="0" w:space="0" w:color="auto"/>
            <w:bottom w:val="none" w:sz="0" w:space="0" w:color="auto"/>
            <w:right w:val="none" w:sz="0" w:space="0" w:color="auto"/>
          </w:divBdr>
        </w:div>
        <w:div w:id="1229071689">
          <w:marLeft w:val="640"/>
          <w:marRight w:val="0"/>
          <w:marTop w:val="0"/>
          <w:marBottom w:val="0"/>
          <w:divBdr>
            <w:top w:val="none" w:sz="0" w:space="0" w:color="auto"/>
            <w:left w:val="none" w:sz="0" w:space="0" w:color="auto"/>
            <w:bottom w:val="none" w:sz="0" w:space="0" w:color="auto"/>
            <w:right w:val="none" w:sz="0" w:space="0" w:color="auto"/>
          </w:divBdr>
        </w:div>
        <w:div w:id="2008359968">
          <w:marLeft w:val="640"/>
          <w:marRight w:val="0"/>
          <w:marTop w:val="0"/>
          <w:marBottom w:val="0"/>
          <w:divBdr>
            <w:top w:val="none" w:sz="0" w:space="0" w:color="auto"/>
            <w:left w:val="none" w:sz="0" w:space="0" w:color="auto"/>
            <w:bottom w:val="none" w:sz="0" w:space="0" w:color="auto"/>
            <w:right w:val="none" w:sz="0" w:space="0" w:color="auto"/>
          </w:divBdr>
        </w:div>
        <w:div w:id="1747989710">
          <w:marLeft w:val="640"/>
          <w:marRight w:val="0"/>
          <w:marTop w:val="0"/>
          <w:marBottom w:val="0"/>
          <w:divBdr>
            <w:top w:val="none" w:sz="0" w:space="0" w:color="auto"/>
            <w:left w:val="none" w:sz="0" w:space="0" w:color="auto"/>
            <w:bottom w:val="none" w:sz="0" w:space="0" w:color="auto"/>
            <w:right w:val="none" w:sz="0" w:space="0" w:color="auto"/>
          </w:divBdr>
        </w:div>
        <w:div w:id="1603948242">
          <w:marLeft w:val="640"/>
          <w:marRight w:val="0"/>
          <w:marTop w:val="0"/>
          <w:marBottom w:val="0"/>
          <w:divBdr>
            <w:top w:val="none" w:sz="0" w:space="0" w:color="auto"/>
            <w:left w:val="none" w:sz="0" w:space="0" w:color="auto"/>
            <w:bottom w:val="none" w:sz="0" w:space="0" w:color="auto"/>
            <w:right w:val="none" w:sz="0" w:space="0" w:color="auto"/>
          </w:divBdr>
        </w:div>
        <w:div w:id="1834222020">
          <w:marLeft w:val="640"/>
          <w:marRight w:val="0"/>
          <w:marTop w:val="0"/>
          <w:marBottom w:val="0"/>
          <w:divBdr>
            <w:top w:val="none" w:sz="0" w:space="0" w:color="auto"/>
            <w:left w:val="none" w:sz="0" w:space="0" w:color="auto"/>
            <w:bottom w:val="none" w:sz="0" w:space="0" w:color="auto"/>
            <w:right w:val="none" w:sz="0" w:space="0" w:color="auto"/>
          </w:divBdr>
        </w:div>
        <w:div w:id="909269784">
          <w:marLeft w:val="640"/>
          <w:marRight w:val="0"/>
          <w:marTop w:val="0"/>
          <w:marBottom w:val="0"/>
          <w:divBdr>
            <w:top w:val="none" w:sz="0" w:space="0" w:color="auto"/>
            <w:left w:val="none" w:sz="0" w:space="0" w:color="auto"/>
            <w:bottom w:val="none" w:sz="0" w:space="0" w:color="auto"/>
            <w:right w:val="none" w:sz="0" w:space="0" w:color="auto"/>
          </w:divBdr>
        </w:div>
        <w:div w:id="1182623419">
          <w:marLeft w:val="640"/>
          <w:marRight w:val="0"/>
          <w:marTop w:val="0"/>
          <w:marBottom w:val="0"/>
          <w:divBdr>
            <w:top w:val="none" w:sz="0" w:space="0" w:color="auto"/>
            <w:left w:val="none" w:sz="0" w:space="0" w:color="auto"/>
            <w:bottom w:val="none" w:sz="0" w:space="0" w:color="auto"/>
            <w:right w:val="none" w:sz="0" w:space="0" w:color="auto"/>
          </w:divBdr>
        </w:div>
      </w:divsChild>
    </w:div>
    <w:div w:id="1086144904">
      <w:bodyDiv w:val="1"/>
      <w:marLeft w:val="0"/>
      <w:marRight w:val="0"/>
      <w:marTop w:val="0"/>
      <w:marBottom w:val="0"/>
      <w:divBdr>
        <w:top w:val="none" w:sz="0" w:space="0" w:color="auto"/>
        <w:left w:val="none" w:sz="0" w:space="0" w:color="auto"/>
        <w:bottom w:val="none" w:sz="0" w:space="0" w:color="auto"/>
        <w:right w:val="none" w:sz="0" w:space="0" w:color="auto"/>
      </w:divBdr>
    </w:div>
    <w:div w:id="1140727148">
      <w:bodyDiv w:val="1"/>
      <w:marLeft w:val="0"/>
      <w:marRight w:val="0"/>
      <w:marTop w:val="0"/>
      <w:marBottom w:val="0"/>
      <w:divBdr>
        <w:top w:val="none" w:sz="0" w:space="0" w:color="auto"/>
        <w:left w:val="none" w:sz="0" w:space="0" w:color="auto"/>
        <w:bottom w:val="none" w:sz="0" w:space="0" w:color="auto"/>
        <w:right w:val="none" w:sz="0" w:space="0" w:color="auto"/>
      </w:divBdr>
      <w:divsChild>
        <w:div w:id="847914184">
          <w:marLeft w:val="640"/>
          <w:marRight w:val="0"/>
          <w:marTop w:val="0"/>
          <w:marBottom w:val="0"/>
          <w:divBdr>
            <w:top w:val="none" w:sz="0" w:space="0" w:color="auto"/>
            <w:left w:val="none" w:sz="0" w:space="0" w:color="auto"/>
            <w:bottom w:val="none" w:sz="0" w:space="0" w:color="auto"/>
            <w:right w:val="none" w:sz="0" w:space="0" w:color="auto"/>
          </w:divBdr>
        </w:div>
        <w:div w:id="688261349">
          <w:marLeft w:val="640"/>
          <w:marRight w:val="0"/>
          <w:marTop w:val="0"/>
          <w:marBottom w:val="0"/>
          <w:divBdr>
            <w:top w:val="none" w:sz="0" w:space="0" w:color="auto"/>
            <w:left w:val="none" w:sz="0" w:space="0" w:color="auto"/>
            <w:bottom w:val="none" w:sz="0" w:space="0" w:color="auto"/>
            <w:right w:val="none" w:sz="0" w:space="0" w:color="auto"/>
          </w:divBdr>
        </w:div>
        <w:div w:id="821510114">
          <w:marLeft w:val="640"/>
          <w:marRight w:val="0"/>
          <w:marTop w:val="0"/>
          <w:marBottom w:val="0"/>
          <w:divBdr>
            <w:top w:val="none" w:sz="0" w:space="0" w:color="auto"/>
            <w:left w:val="none" w:sz="0" w:space="0" w:color="auto"/>
            <w:bottom w:val="none" w:sz="0" w:space="0" w:color="auto"/>
            <w:right w:val="none" w:sz="0" w:space="0" w:color="auto"/>
          </w:divBdr>
        </w:div>
        <w:div w:id="1420518801">
          <w:marLeft w:val="640"/>
          <w:marRight w:val="0"/>
          <w:marTop w:val="0"/>
          <w:marBottom w:val="0"/>
          <w:divBdr>
            <w:top w:val="none" w:sz="0" w:space="0" w:color="auto"/>
            <w:left w:val="none" w:sz="0" w:space="0" w:color="auto"/>
            <w:bottom w:val="none" w:sz="0" w:space="0" w:color="auto"/>
            <w:right w:val="none" w:sz="0" w:space="0" w:color="auto"/>
          </w:divBdr>
        </w:div>
        <w:div w:id="164245668">
          <w:marLeft w:val="640"/>
          <w:marRight w:val="0"/>
          <w:marTop w:val="0"/>
          <w:marBottom w:val="0"/>
          <w:divBdr>
            <w:top w:val="none" w:sz="0" w:space="0" w:color="auto"/>
            <w:left w:val="none" w:sz="0" w:space="0" w:color="auto"/>
            <w:bottom w:val="none" w:sz="0" w:space="0" w:color="auto"/>
            <w:right w:val="none" w:sz="0" w:space="0" w:color="auto"/>
          </w:divBdr>
        </w:div>
        <w:div w:id="306861400">
          <w:marLeft w:val="640"/>
          <w:marRight w:val="0"/>
          <w:marTop w:val="0"/>
          <w:marBottom w:val="0"/>
          <w:divBdr>
            <w:top w:val="none" w:sz="0" w:space="0" w:color="auto"/>
            <w:left w:val="none" w:sz="0" w:space="0" w:color="auto"/>
            <w:bottom w:val="none" w:sz="0" w:space="0" w:color="auto"/>
            <w:right w:val="none" w:sz="0" w:space="0" w:color="auto"/>
          </w:divBdr>
        </w:div>
        <w:div w:id="988745678">
          <w:marLeft w:val="640"/>
          <w:marRight w:val="0"/>
          <w:marTop w:val="0"/>
          <w:marBottom w:val="0"/>
          <w:divBdr>
            <w:top w:val="none" w:sz="0" w:space="0" w:color="auto"/>
            <w:left w:val="none" w:sz="0" w:space="0" w:color="auto"/>
            <w:bottom w:val="none" w:sz="0" w:space="0" w:color="auto"/>
            <w:right w:val="none" w:sz="0" w:space="0" w:color="auto"/>
          </w:divBdr>
        </w:div>
        <w:div w:id="1315842066">
          <w:marLeft w:val="640"/>
          <w:marRight w:val="0"/>
          <w:marTop w:val="0"/>
          <w:marBottom w:val="0"/>
          <w:divBdr>
            <w:top w:val="none" w:sz="0" w:space="0" w:color="auto"/>
            <w:left w:val="none" w:sz="0" w:space="0" w:color="auto"/>
            <w:bottom w:val="none" w:sz="0" w:space="0" w:color="auto"/>
            <w:right w:val="none" w:sz="0" w:space="0" w:color="auto"/>
          </w:divBdr>
        </w:div>
      </w:divsChild>
    </w:div>
    <w:div w:id="1300454798">
      <w:bodyDiv w:val="1"/>
      <w:marLeft w:val="0"/>
      <w:marRight w:val="0"/>
      <w:marTop w:val="0"/>
      <w:marBottom w:val="0"/>
      <w:divBdr>
        <w:top w:val="none" w:sz="0" w:space="0" w:color="auto"/>
        <w:left w:val="none" w:sz="0" w:space="0" w:color="auto"/>
        <w:bottom w:val="none" w:sz="0" w:space="0" w:color="auto"/>
        <w:right w:val="none" w:sz="0" w:space="0" w:color="auto"/>
      </w:divBdr>
    </w:div>
    <w:div w:id="1369263430">
      <w:bodyDiv w:val="1"/>
      <w:marLeft w:val="0"/>
      <w:marRight w:val="0"/>
      <w:marTop w:val="0"/>
      <w:marBottom w:val="0"/>
      <w:divBdr>
        <w:top w:val="none" w:sz="0" w:space="0" w:color="auto"/>
        <w:left w:val="none" w:sz="0" w:space="0" w:color="auto"/>
        <w:bottom w:val="none" w:sz="0" w:space="0" w:color="auto"/>
        <w:right w:val="none" w:sz="0" w:space="0" w:color="auto"/>
      </w:divBdr>
      <w:divsChild>
        <w:div w:id="165369117">
          <w:marLeft w:val="640"/>
          <w:marRight w:val="0"/>
          <w:marTop w:val="0"/>
          <w:marBottom w:val="0"/>
          <w:divBdr>
            <w:top w:val="none" w:sz="0" w:space="0" w:color="auto"/>
            <w:left w:val="none" w:sz="0" w:space="0" w:color="auto"/>
            <w:bottom w:val="none" w:sz="0" w:space="0" w:color="auto"/>
            <w:right w:val="none" w:sz="0" w:space="0" w:color="auto"/>
          </w:divBdr>
        </w:div>
        <w:div w:id="1469936380">
          <w:marLeft w:val="640"/>
          <w:marRight w:val="0"/>
          <w:marTop w:val="0"/>
          <w:marBottom w:val="0"/>
          <w:divBdr>
            <w:top w:val="none" w:sz="0" w:space="0" w:color="auto"/>
            <w:left w:val="none" w:sz="0" w:space="0" w:color="auto"/>
            <w:bottom w:val="none" w:sz="0" w:space="0" w:color="auto"/>
            <w:right w:val="none" w:sz="0" w:space="0" w:color="auto"/>
          </w:divBdr>
        </w:div>
        <w:div w:id="1646858438">
          <w:marLeft w:val="640"/>
          <w:marRight w:val="0"/>
          <w:marTop w:val="0"/>
          <w:marBottom w:val="0"/>
          <w:divBdr>
            <w:top w:val="none" w:sz="0" w:space="0" w:color="auto"/>
            <w:left w:val="none" w:sz="0" w:space="0" w:color="auto"/>
            <w:bottom w:val="none" w:sz="0" w:space="0" w:color="auto"/>
            <w:right w:val="none" w:sz="0" w:space="0" w:color="auto"/>
          </w:divBdr>
        </w:div>
        <w:div w:id="454905924">
          <w:marLeft w:val="640"/>
          <w:marRight w:val="0"/>
          <w:marTop w:val="0"/>
          <w:marBottom w:val="0"/>
          <w:divBdr>
            <w:top w:val="none" w:sz="0" w:space="0" w:color="auto"/>
            <w:left w:val="none" w:sz="0" w:space="0" w:color="auto"/>
            <w:bottom w:val="none" w:sz="0" w:space="0" w:color="auto"/>
            <w:right w:val="none" w:sz="0" w:space="0" w:color="auto"/>
          </w:divBdr>
        </w:div>
        <w:div w:id="1873566742">
          <w:marLeft w:val="640"/>
          <w:marRight w:val="0"/>
          <w:marTop w:val="0"/>
          <w:marBottom w:val="0"/>
          <w:divBdr>
            <w:top w:val="none" w:sz="0" w:space="0" w:color="auto"/>
            <w:left w:val="none" w:sz="0" w:space="0" w:color="auto"/>
            <w:bottom w:val="none" w:sz="0" w:space="0" w:color="auto"/>
            <w:right w:val="none" w:sz="0" w:space="0" w:color="auto"/>
          </w:divBdr>
        </w:div>
        <w:div w:id="1623799926">
          <w:marLeft w:val="640"/>
          <w:marRight w:val="0"/>
          <w:marTop w:val="0"/>
          <w:marBottom w:val="0"/>
          <w:divBdr>
            <w:top w:val="none" w:sz="0" w:space="0" w:color="auto"/>
            <w:left w:val="none" w:sz="0" w:space="0" w:color="auto"/>
            <w:bottom w:val="none" w:sz="0" w:space="0" w:color="auto"/>
            <w:right w:val="none" w:sz="0" w:space="0" w:color="auto"/>
          </w:divBdr>
        </w:div>
        <w:div w:id="693920453">
          <w:marLeft w:val="640"/>
          <w:marRight w:val="0"/>
          <w:marTop w:val="0"/>
          <w:marBottom w:val="0"/>
          <w:divBdr>
            <w:top w:val="none" w:sz="0" w:space="0" w:color="auto"/>
            <w:left w:val="none" w:sz="0" w:space="0" w:color="auto"/>
            <w:bottom w:val="none" w:sz="0" w:space="0" w:color="auto"/>
            <w:right w:val="none" w:sz="0" w:space="0" w:color="auto"/>
          </w:divBdr>
        </w:div>
        <w:div w:id="1114444926">
          <w:marLeft w:val="640"/>
          <w:marRight w:val="0"/>
          <w:marTop w:val="0"/>
          <w:marBottom w:val="0"/>
          <w:divBdr>
            <w:top w:val="none" w:sz="0" w:space="0" w:color="auto"/>
            <w:left w:val="none" w:sz="0" w:space="0" w:color="auto"/>
            <w:bottom w:val="none" w:sz="0" w:space="0" w:color="auto"/>
            <w:right w:val="none" w:sz="0" w:space="0" w:color="auto"/>
          </w:divBdr>
        </w:div>
        <w:div w:id="1065449163">
          <w:marLeft w:val="640"/>
          <w:marRight w:val="0"/>
          <w:marTop w:val="0"/>
          <w:marBottom w:val="0"/>
          <w:divBdr>
            <w:top w:val="none" w:sz="0" w:space="0" w:color="auto"/>
            <w:left w:val="none" w:sz="0" w:space="0" w:color="auto"/>
            <w:bottom w:val="none" w:sz="0" w:space="0" w:color="auto"/>
            <w:right w:val="none" w:sz="0" w:space="0" w:color="auto"/>
          </w:divBdr>
        </w:div>
        <w:div w:id="2099709793">
          <w:marLeft w:val="640"/>
          <w:marRight w:val="0"/>
          <w:marTop w:val="0"/>
          <w:marBottom w:val="0"/>
          <w:divBdr>
            <w:top w:val="none" w:sz="0" w:space="0" w:color="auto"/>
            <w:left w:val="none" w:sz="0" w:space="0" w:color="auto"/>
            <w:bottom w:val="none" w:sz="0" w:space="0" w:color="auto"/>
            <w:right w:val="none" w:sz="0" w:space="0" w:color="auto"/>
          </w:divBdr>
        </w:div>
        <w:div w:id="208147196">
          <w:marLeft w:val="640"/>
          <w:marRight w:val="0"/>
          <w:marTop w:val="0"/>
          <w:marBottom w:val="0"/>
          <w:divBdr>
            <w:top w:val="none" w:sz="0" w:space="0" w:color="auto"/>
            <w:left w:val="none" w:sz="0" w:space="0" w:color="auto"/>
            <w:bottom w:val="none" w:sz="0" w:space="0" w:color="auto"/>
            <w:right w:val="none" w:sz="0" w:space="0" w:color="auto"/>
          </w:divBdr>
        </w:div>
        <w:div w:id="1416508919">
          <w:marLeft w:val="640"/>
          <w:marRight w:val="0"/>
          <w:marTop w:val="0"/>
          <w:marBottom w:val="0"/>
          <w:divBdr>
            <w:top w:val="none" w:sz="0" w:space="0" w:color="auto"/>
            <w:left w:val="none" w:sz="0" w:space="0" w:color="auto"/>
            <w:bottom w:val="none" w:sz="0" w:space="0" w:color="auto"/>
            <w:right w:val="none" w:sz="0" w:space="0" w:color="auto"/>
          </w:divBdr>
        </w:div>
        <w:div w:id="1261992363">
          <w:marLeft w:val="640"/>
          <w:marRight w:val="0"/>
          <w:marTop w:val="0"/>
          <w:marBottom w:val="0"/>
          <w:divBdr>
            <w:top w:val="none" w:sz="0" w:space="0" w:color="auto"/>
            <w:left w:val="none" w:sz="0" w:space="0" w:color="auto"/>
            <w:bottom w:val="none" w:sz="0" w:space="0" w:color="auto"/>
            <w:right w:val="none" w:sz="0" w:space="0" w:color="auto"/>
          </w:divBdr>
        </w:div>
        <w:div w:id="863136454">
          <w:marLeft w:val="640"/>
          <w:marRight w:val="0"/>
          <w:marTop w:val="0"/>
          <w:marBottom w:val="0"/>
          <w:divBdr>
            <w:top w:val="none" w:sz="0" w:space="0" w:color="auto"/>
            <w:left w:val="none" w:sz="0" w:space="0" w:color="auto"/>
            <w:bottom w:val="none" w:sz="0" w:space="0" w:color="auto"/>
            <w:right w:val="none" w:sz="0" w:space="0" w:color="auto"/>
          </w:divBdr>
        </w:div>
        <w:div w:id="1334185393">
          <w:marLeft w:val="640"/>
          <w:marRight w:val="0"/>
          <w:marTop w:val="0"/>
          <w:marBottom w:val="0"/>
          <w:divBdr>
            <w:top w:val="none" w:sz="0" w:space="0" w:color="auto"/>
            <w:left w:val="none" w:sz="0" w:space="0" w:color="auto"/>
            <w:bottom w:val="none" w:sz="0" w:space="0" w:color="auto"/>
            <w:right w:val="none" w:sz="0" w:space="0" w:color="auto"/>
          </w:divBdr>
        </w:div>
        <w:div w:id="1524056656">
          <w:marLeft w:val="640"/>
          <w:marRight w:val="0"/>
          <w:marTop w:val="0"/>
          <w:marBottom w:val="0"/>
          <w:divBdr>
            <w:top w:val="none" w:sz="0" w:space="0" w:color="auto"/>
            <w:left w:val="none" w:sz="0" w:space="0" w:color="auto"/>
            <w:bottom w:val="none" w:sz="0" w:space="0" w:color="auto"/>
            <w:right w:val="none" w:sz="0" w:space="0" w:color="auto"/>
          </w:divBdr>
        </w:div>
        <w:div w:id="456408921">
          <w:marLeft w:val="640"/>
          <w:marRight w:val="0"/>
          <w:marTop w:val="0"/>
          <w:marBottom w:val="0"/>
          <w:divBdr>
            <w:top w:val="none" w:sz="0" w:space="0" w:color="auto"/>
            <w:left w:val="none" w:sz="0" w:space="0" w:color="auto"/>
            <w:bottom w:val="none" w:sz="0" w:space="0" w:color="auto"/>
            <w:right w:val="none" w:sz="0" w:space="0" w:color="auto"/>
          </w:divBdr>
        </w:div>
        <w:div w:id="1176653702">
          <w:marLeft w:val="640"/>
          <w:marRight w:val="0"/>
          <w:marTop w:val="0"/>
          <w:marBottom w:val="0"/>
          <w:divBdr>
            <w:top w:val="none" w:sz="0" w:space="0" w:color="auto"/>
            <w:left w:val="none" w:sz="0" w:space="0" w:color="auto"/>
            <w:bottom w:val="none" w:sz="0" w:space="0" w:color="auto"/>
            <w:right w:val="none" w:sz="0" w:space="0" w:color="auto"/>
          </w:divBdr>
        </w:div>
        <w:div w:id="2038462601">
          <w:marLeft w:val="640"/>
          <w:marRight w:val="0"/>
          <w:marTop w:val="0"/>
          <w:marBottom w:val="0"/>
          <w:divBdr>
            <w:top w:val="none" w:sz="0" w:space="0" w:color="auto"/>
            <w:left w:val="none" w:sz="0" w:space="0" w:color="auto"/>
            <w:bottom w:val="none" w:sz="0" w:space="0" w:color="auto"/>
            <w:right w:val="none" w:sz="0" w:space="0" w:color="auto"/>
          </w:divBdr>
        </w:div>
        <w:div w:id="1342245478">
          <w:marLeft w:val="640"/>
          <w:marRight w:val="0"/>
          <w:marTop w:val="0"/>
          <w:marBottom w:val="0"/>
          <w:divBdr>
            <w:top w:val="none" w:sz="0" w:space="0" w:color="auto"/>
            <w:left w:val="none" w:sz="0" w:space="0" w:color="auto"/>
            <w:bottom w:val="none" w:sz="0" w:space="0" w:color="auto"/>
            <w:right w:val="none" w:sz="0" w:space="0" w:color="auto"/>
          </w:divBdr>
        </w:div>
        <w:div w:id="87504593">
          <w:marLeft w:val="640"/>
          <w:marRight w:val="0"/>
          <w:marTop w:val="0"/>
          <w:marBottom w:val="0"/>
          <w:divBdr>
            <w:top w:val="none" w:sz="0" w:space="0" w:color="auto"/>
            <w:left w:val="none" w:sz="0" w:space="0" w:color="auto"/>
            <w:bottom w:val="none" w:sz="0" w:space="0" w:color="auto"/>
            <w:right w:val="none" w:sz="0" w:space="0" w:color="auto"/>
          </w:divBdr>
        </w:div>
        <w:div w:id="2131851487">
          <w:marLeft w:val="640"/>
          <w:marRight w:val="0"/>
          <w:marTop w:val="0"/>
          <w:marBottom w:val="0"/>
          <w:divBdr>
            <w:top w:val="none" w:sz="0" w:space="0" w:color="auto"/>
            <w:left w:val="none" w:sz="0" w:space="0" w:color="auto"/>
            <w:bottom w:val="none" w:sz="0" w:space="0" w:color="auto"/>
            <w:right w:val="none" w:sz="0" w:space="0" w:color="auto"/>
          </w:divBdr>
        </w:div>
        <w:div w:id="471558536">
          <w:marLeft w:val="640"/>
          <w:marRight w:val="0"/>
          <w:marTop w:val="0"/>
          <w:marBottom w:val="0"/>
          <w:divBdr>
            <w:top w:val="none" w:sz="0" w:space="0" w:color="auto"/>
            <w:left w:val="none" w:sz="0" w:space="0" w:color="auto"/>
            <w:bottom w:val="none" w:sz="0" w:space="0" w:color="auto"/>
            <w:right w:val="none" w:sz="0" w:space="0" w:color="auto"/>
          </w:divBdr>
        </w:div>
        <w:div w:id="1086918213">
          <w:marLeft w:val="640"/>
          <w:marRight w:val="0"/>
          <w:marTop w:val="0"/>
          <w:marBottom w:val="0"/>
          <w:divBdr>
            <w:top w:val="none" w:sz="0" w:space="0" w:color="auto"/>
            <w:left w:val="none" w:sz="0" w:space="0" w:color="auto"/>
            <w:bottom w:val="none" w:sz="0" w:space="0" w:color="auto"/>
            <w:right w:val="none" w:sz="0" w:space="0" w:color="auto"/>
          </w:divBdr>
        </w:div>
        <w:div w:id="37512767">
          <w:marLeft w:val="640"/>
          <w:marRight w:val="0"/>
          <w:marTop w:val="0"/>
          <w:marBottom w:val="0"/>
          <w:divBdr>
            <w:top w:val="none" w:sz="0" w:space="0" w:color="auto"/>
            <w:left w:val="none" w:sz="0" w:space="0" w:color="auto"/>
            <w:bottom w:val="none" w:sz="0" w:space="0" w:color="auto"/>
            <w:right w:val="none" w:sz="0" w:space="0" w:color="auto"/>
          </w:divBdr>
        </w:div>
        <w:div w:id="733744500">
          <w:marLeft w:val="640"/>
          <w:marRight w:val="0"/>
          <w:marTop w:val="0"/>
          <w:marBottom w:val="0"/>
          <w:divBdr>
            <w:top w:val="none" w:sz="0" w:space="0" w:color="auto"/>
            <w:left w:val="none" w:sz="0" w:space="0" w:color="auto"/>
            <w:bottom w:val="none" w:sz="0" w:space="0" w:color="auto"/>
            <w:right w:val="none" w:sz="0" w:space="0" w:color="auto"/>
          </w:divBdr>
        </w:div>
        <w:div w:id="544754387">
          <w:marLeft w:val="640"/>
          <w:marRight w:val="0"/>
          <w:marTop w:val="0"/>
          <w:marBottom w:val="0"/>
          <w:divBdr>
            <w:top w:val="none" w:sz="0" w:space="0" w:color="auto"/>
            <w:left w:val="none" w:sz="0" w:space="0" w:color="auto"/>
            <w:bottom w:val="none" w:sz="0" w:space="0" w:color="auto"/>
            <w:right w:val="none" w:sz="0" w:space="0" w:color="auto"/>
          </w:divBdr>
        </w:div>
        <w:div w:id="442191629">
          <w:marLeft w:val="640"/>
          <w:marRight w:val="0"/>
          <w:marTop w:val="0"/>
          <w:marBottom w:val="0"/>
          <w:divBdr>
            <w:top w:val="none" w:sz="0" w:space="0" w:color="auto"/>
            <w:left w:val="none" w:sz="0" w:space="0" w:color="auto"/>
            <w:bottom w:val="none" w:sz="0" w:space="0" w:color="auto"/>
            <w:right w:val="none" w:sz="0" w:space="0" w:color="auto"/>
          </w:divBdr>
        </w:div>
      </w:divsChild>
    </w:div>
    <w:div w:id="1395154264">
      <w:bodyDiv w:val="1"/>
      <w:marLeft w:val="0"/>
      <w:marRight w:val="0"/>
      <w:marTop w:val="0"/>
      <w:marBottom w:val="0"/>
      <w:divBdr>
        <w:top w:val="none" w:sz="0" w:space="0" w:color="auto"/>
        <w:left w:val="none" w:sz="0" w:space="0" w:color="auto"/>
        <w:bottom w:val="none" w:sz="0" w:space="0" w:color="auto"/>
        <w:right w:val="none" w:sz="0" w:space="0" w:color="auto"/>
      </w:divBdr>
      <w:divsChild>
        <w:div w:id="576668919">
          <w:marLeft w:val="640"/>
          <w:marRight w:val="0"/>
          <w:marTop w:val="0"/>
          <w:marBottom w:val="0"/>
          <w:divBdr>
            <w:top w:val="none" w:sz="0" w:space="0" w:color="auto"/>
            <w:left w:val="none" w:sz="0" w:space="0" w:color="auto"/>
            <w:bottom w:val="none" w:sz="0" w:space="0" w:color="auto"/>
            <w:right w:val="none" w:sz="0" w:space="0" w:color="auto"/>
          </w:divBdr>
        </w:div>
        <w:div w:id="1234850058">
          <w:marLeft w:val="640"/>
          <w:marRight w:val="0"/>
          <w:marTop w:val="0"/>
          <w:marBottom w:val="0"/>
          <w:divBdr>
            <w:top w:val="none" w:sz="0" w:space="0" w:color="auto"/>
            <w:left w:val="none" w:sz="0" w:space="0" w:color="auto"/>
            <w:bottom w:val="none" w:sz="0" w:space="0" w:color="auto"/>
            <w:right w:val="none" w:sz="0" w:space="0" w:color="auto"/>
          </w:divBdr>
        </w:div>
        <w:div w:id="2128429534">
          <w:marLeft w:val="640"/>
          <w:marRight w:val="0"/>
          <w:marTop w:val="0"/>
          <w:marBottom w:val="0"/>
          <w:divBdr>
            <w:top w:val="none" w:sz="0" w:space="0" w:color="auto"/>
            <w:left w:val="none" w:sz="0" w:space="0" w:color="auto"/>
            <w:bottom w:val="none" w:sz="0" w:space="0" w:color="auto"/>
            <w:right w:val="none" w:sz="0" w:space="0" w:color="auto"/>
          </w:divBdr>
        </w:div>
        <w:div w:id="2119061566">
          <w:marLeft w:val="640"/>
          <w:marRight w:val="0"/>
          <w:marTop w:val="0"/>
          <w:marBottom w:val="0"/>
          <w:divBdr>
            <w:top w:val="none" w:sz="0" w:space="0" w:color="auto"/>
            <w:left w:val="none" w:sz="0" w:space="0" w:color="auto"/>
            <w:bottom w:val="none" w:sz="0" w:space="0" w:color="auto"/>
            <w:right w:val="none" w:sz="0" w:space="0" w:color="auto"/>
          </w:divBdr>
        </w:div>
        <w:div w:id="2069573566">
          <w:marLeft w:val="640"/>
          <w:marRight w:val="0"/>
          <w:marTop w:val="0"/>
          <w:marBottom w:val="0"/>
          <w:divBdr>
            <w:top w:val="none" w:sz="0" w:space="0" w:color="auto"/>
            <w:left w:val="none" w:sz="0" w:space="0" w:color="auto"/>
            <w:bottom w:val="none" w:sz="0" w:space="0" w:color="auto"/>
            <w:right w:val="none" w:sz="0" w:space="0" w:color="auto"/>
          </w:divBdr>
        </w:div>
        <w:div w:id="425150016">
          <w:marLeft w:val="640"/>
          <w:marRight w:val="0"/>
          <w:marTop w:val="0"/>
          <w:marBottom w:val="0"/>
          <w:divBdr>
            <w:top w:val="none" w:sz="0" w:space="0" w:color="auto"/>
            <w:left w:val="none" w:sz="0" w:space="0" w:color="auto"/>
            <w:bottom w:val="none" w:sz="0" w:space="0" w:color="auto"/>
            <w:right w:val="none" w:sz="0" w:space="0" w:color="auto"/>
          </w:divBdr>
        </w:div>
        <w:div w:id="313989823">
          <w:marLeft w:val="640"/>
          <w:marRight w:val="0"/>
          <w:marTop w:val="0"/>
          <w:marBottom w:val="0"/>
          <w:divBdr>
            <w:top w:val="none" w:sz="0" w:space="0" w:color="auto"/>
            <w:left w:val="none" w:sz="0" w:space="0" w:color="auto"/>
            <w:bottom w:val="none" w:sz="0" w:space="0" w:color="auto"/>
            <w:right w:val="none" w:sz="0" w:space="0" w:color="auto"/>
          </w:divBdr>
        </w:div>
        <w:div w:id="719784862">
          <w:marLeft w:val="640"/>
          <w:marRight w:val="0"/>
          <w:marTop w:val="0"/>
          <w:marBottom w:val="0"/>
          <w:divBdr>
            <w:top w:val="none" w:sz="0" w:space="0" w:color="auto"/>
            <w:left w:val="none" w:sz="0" w:space="0" w:color="auto"/>
            <w:bottom w:val="none" w:sz="0" w:space="0" w:color="auto"/>
            <w:right w:val="none" w:sz="0" w:space="0" w:color="auto"/>
          </w:divBdr>
        </w:div>
        <w:div w:id="992758825">
          <w:marLeft w:val="640"/>
          <w:marRight w:val="0"/>
          <w:marTop w:val="0"/>
          <w:marBottom w:val="0"/>
          <w:divBdr>
            <w:top w:val="none" w:sz="0" w:space="0" w:color="auto"/>
            <w:left w:val="none" w:sz="0" w:space="0" w:color="auto"/>
            <w:bottom w:val="none" w:sz="0" w:space="0" w:color="auto"/>
            <w:right w:val="none" w:sz="0" w:space="0" w:color="auto"/>
          </w:divBdr>
        </w:div>
      </w:divsChild>
    </w:div>
    <w:div w:id="1421948689">
      <w:bodyDiv w:val="1"/>
      <w:marLeft w:val="0"/>
      <w:marRight w:val="0"/>
      <w:marTop w:val="0"/>
      <w:marBottom w:val="0"/>
      <w:divBdr>
        <w:top w:val="none" w:sz="0" w:space="0" w:color="auto"/>
        <w:left w:val="none" w:sz="0" w:space="0" w:color="auto"/>
        <w:bottom w:val="none" w:sz="0" w:space="0" w:color="auto"/>
        <w:right w:val="none" w:sz="0" w:space="0" w:color="auto"/>
      </w:divBdr>
      <w:divsChild>
        <w:div w:id="1869683204">
          <w:marLeft w:val="640"/>
          <w:marRight w:val="0"/>
          <w:marTop w:val="0"/>
          <w:marBottom w:val="0"/>
          <w:divBdr>
            <w:top w:val="none" w:sz="0" w:space="0" w:color="auto"/>
            <w:left w:val="none" w:sz="0" w:space="0" w:color="auto"/>
            <w:bottom w:val="none" w:sz="0" w:space="0" w:color="auto"/>
            <w:right w:val="none" w:sz="0" w:space="0" w:color="auto"/>
          </w:divBdr>
        </w:div>
        <w:div w:id="680395175">
          <w:marLeft w:val="640"/>
          <w:marRight w:val="0"/>
          <w:marTop w:val="0"/>
          <w:marBottom w:val="0"/>
          <w:divBdr>
            <w:top w:val="none" w:sz="0" w:space="0" w:color="auto"/>
            <w:left w:val="none" w:sz="0" w:space="0" w:color="auto"/>
            <w:bottom w:val="none" w:sz="0" w:space="0" w:color="auto"/>
            <w:right w:val="none" w:sz="0" w:space="0" w:color="auto"/>
          </w:divBdr>
        </w:div>
        <w:div w:id="1598169653">
          <w:marLeft w:val="640"/>
          <w:marRight w:val="0"/>
          <w:marTop w:val="0"/>
          <w:marBottom w:val="0"/>
          <w:divBdr>
            <w:top w:val="none" w:sz="0" w:space="0" w:color="auto"/>
            <w:left w:val="none" w:sz="0" w:space="0" w:color="auto"/>
            <w:bottom w:val="none" w:sz="0" w:space="0" w:color="auto"/>
            <w:right w:val="none" w:sz="0" w:space="0" w:color="auto"/>
          </w:divBdr>
        </w:div>
        <w:div w:id="1607810107">
          <w:marLeft w:val="640"/>
          <w:marRight w:val="0"/>
          <w:marTop w:val="0"/>
          <w:marBottom w:val="0"/>
          <w:divBdr>
            <w:top w:val="none" w:sz="0" w:space="0" w:color="auto"/>
            <w:left w:val="none" w:sz="0" w:space="0" w:color="auto"/>
            <w:bottom w:val="none" w:sz="0" w:space="0" w:color="auto"/>
            <w:right w:val="none" w:sz="0" w:space="0" w:color="auto"/>
          </w:divBdr>
        </w:div>
        <w:div w:id="1322738922">
          <w:marLeft w:val="640"/>
          <w:marRight w:val="0"/>
          <w:marTop w:val="0"/>
          <w:marBottom w:val="0"/>
          <w:divBdr>
            <w:top w:val="none" w:sz="0" w:space="0" w:color="auto"/>
            <w:left w:val="none" w:sz="0" w:space="0" w:color="auto"/>
            <w:bottom w:val="none" w:sz="0" w:space="0" w:color="auto"/>
            <w:right w:val="none" w:sz="0" w:space="0" w:color="auto"/>
          </w:divBdr>
        </w:div>
        <w:div w:id="37628087">
          <w:marLeft w:val="640"/>
          <w:marRight w:val="0"/>
          <w:marTop w:val="0"/>
          <w:marBottom w:val="0"/>
          <w:divBdr>
            <w:top w:val="none" w:sz="0" w:space="0" w:color="auto"/>
            <w:left w:val="none" w:sz="0" w:space="0" w:color="auto"/>
            <w:bottom w:val="none" w:sz="0" w:space="0" w:color="auto"/>
            <w:right w:val="none" w:sz="0" w:space="0" w:color="auto"/>
          </w:divBdr>
        </w:div>
        <w:div w:id="257521965">
          <w:marLeft w:val="640"/>
          <w:marRight w:val="0"/>
          <w:marTop w:val="0"/>
          <w:marBottom w:val="0"/>
          <w:divBdr>
            <w:top w:val="none" w:sz="0" w:space="0" w:color="auto"/>
            <w:left w:val="none" w:sz="0" w:space="0" w:color="auto"/>
            <w:bottom w:val="none" w:sz="0" w:space="0" w:color="auto"/>
            <w:right w:val="none" w:sz="0" w:space="0" w:color="auto"/>
          </w:divBdr>
        </w:div>
        <w:div w:id="1485194950">
          <w:marLeft w:val="640"/>
          <w:marRight w:val="0"/>
          <w:marTop w:val="0"/>
          <w:marBottom w:val="0"/>
          <w:divBdr>
            <w:top w:val="none" w:sz="0" w:space="0" w:color="auto"/>
            <w:left w:val="none" w:sz="0" w:space="0" w:color="auto"/>
            <w:bottom w:val="none" w:sz="0" w:space="0" w:color="auto"/>
            <w:right w:val="none" w:sz="0" w:space="0" w:color="auto"/>
          </w:divBdr>
        </w:div>
        <w:div w:id="687214717">
          <w:marLeft w:val="640"/>
          <w:marRight w:val="0"/>
          <w:marTop w:val="0"/>
          <w:marBottom w:val="0"/>
          <w:divBdr>
            <w:top w:val="none" w:sz="0" w:space="0" w:color="auto"/>
            <w:left w:val="none" w:sz="0" w:space="0" w:color="auto"/>
            <w:bottom w:val="none" w:sz="0" w:space="0" w:color="auto"/>
            <w:right w:val="none" w:sz="0" w:space="0" w:color="auto"/>
          </w:divBdr>
        </w:div>
        <w:div w:id="99841586">
          <w:marLeft w:val="640"/>
          <w:marRight w:val="0"/>
          <w:marTop w:val="0"/>
          <w:marBottom w:val="0"/>
          <w:divBdr>
            <w:top w:val="none" w:sz="0" w:space="0" w:color="auto"/>
            <w:left w:val="none" w:sz="0" w:space="0" w:color="auto"/>
            <w:bottom w:val="none" w:sz="0" w:space="0" w:color="auto"/>
            <w:right w:val="none" w:sz="0" w:space="0" w:color="auto"/>
          </w:divBdr>
        </w:div>
        <w:div w:id="343676341">
          <w:marLeft w:val="640"/>
          <w:marRight w:val="0"/>
          <w:marTop w:val="0"/>
          <w:marBottom w:val="0"/>
          <w:divBdr>
            <w:top w:val="none" w:sz="0" w:space="0" w:color="auto"/>
            <w:left w:val="none" w:sz="0" w:space="0" w:color="auto"/>
            <w:bottom w:val="none" w:sz="0" w:space="0" w:color="auto"/>
            <w:right w:val="none" w:sz="0" w:space="0" w:color="auto"/>
          </w:divBdr>
        </w:div>
        <w:div w:id="1599943622">
          <w:marLeft w:val="640"/>
          <w:marRight w:val="0"/>
          <w:marTop w:val="0"/>
          <w:marBottom w:val="0"/>
          <w:divBdr>
            <w:top w:val="none" w:sz="0" w:space="0" w:color="auto"/>
            <w:left w:val="none" w:sz="0" w:space="0" w:color="auto"/>
            <w:bottom w:val="none" w:sz="0" w:space="0" w:color="auto"/>
            <w:right w:val="none" w:sz="0" w:space="0" w:color="auto"/>
          </w:divBdr>
        </w:div>
        <w:div w:id="1404332790">
          <w:marLeft w:val="640"/>
          <w:marRight w:val="0"/>
          <w:marTop w:val="0"/>
          <w:marBottom w:val="0"/>
          <w:divBdr>
            <w:top w:val="none" w:sz="0" w:space="0" w:color="auto"/>
            <w:left w:val="none" w:sz="0" w:space="0" w:color="auto"/>
            <w:bottom w:val="none" w:sz="0" w:space="0" w:color="auto"/>
            <w:right w:val="none" w:sz="0" w:space="0" w:color="auto"/>
          </w:divBdr>
        </w:div>
        <w:div w:id="77992609">
          <w:marLeft w:val="640"/>
          <w:marRight w:val="0"/>
          <w:marTop w:val="0"/>
          <w:marBottom w:val="0"/>
          <w:divBdr>
            <w:top w:val="none" w:sz="0" w:space="0" w:color="auto"/>
            <w:left w:val="none" w:sz="0" w:space="0" w:color="auto"/>
            <w:bottom w:val="none" w:sz="0" w:space="0" w:color="auto"/>
            <w:right w:val="none" w:sz="0" w:space="0" w:color="auto"/>
          </w:divBdr>
        </w:div>
        <w:div w:id="1018433859">
          <w:marLeft w:val="640"/>
          <w:marRight w:val="0"/>
          <w:marTop w:val="0"/>
          <w:marBottom w:val="0"/>
          <w:divBdr>
            <w:top w:val="none" w:sz="0" w:space="0" w:color="auto"/>
            <w:left w:val="none" w:sz="0" w:space="0" w:color="auto"/>
            <w:bottom w:val="none" w:sz="0" w:space="0" w:color="auto"/>
            <w:right w:val="none" w:sz="0" w:space="0" w:color="auto"/>
          </w:divBdr>
        </w:div>
        <w:div w:id="894974283">
          <w:marLeft w:val="640"/>
          <w:marRight w:val="0"/>
          <w:marTop w:val="0"/>
          <w:marBottom w:val="0"/>
          <w:divBdr>
            <w:top w:val="none" w:sz="0" w:space="0" w:color="auto"/>
            <w:left w:val="none" w:sz="0" w:space="0" w:color="auto"/>
            <w:bottom w:val="none" w:sz="0" w:space="0" w:color="auto"/>
            <w:right w:val="none" w:sz="0" w:space="0" w:color="auto"/>
          </w:divBdr>
        </w:div>
        <w:div w:id="2017925849">
          <w:marLeft w:val="640"/>
          <w:marRight w:val="0"/>
          <w:marTop w:val="0"/>
          <w:marBottom w:val="0"/>
          <w:divBdr>
            <w:top w:val="none" w:sz="0" w:space="0" w:color="auto"/>
            <w:left w:val="none" w:sz="0" w:space="0" w:color="auto"/>
            <w:bottom w:val="none" w:sz="0" w:space="0" w:color="auto"/>
            <w:right w:val="none" w:sz="0" w:space="0" w:color="auto"/>
          </w:divBdr>
        </w:div>
        <w:div w:id="1970699360">
          <w:marLeft w:val="640"/>
          <w:marRight w:val="0"/>
          <w:marTop w:val="0"/>
          <w:marBottom w:val="0"/>
          <w:divBdr>
            <w:top w:val="none" w:sz="0" w:space="0" w:color="auto"/>
            <w:left w:val="none" w:sz="0" w:space="0" w:color="auto"/>
            <w:bottom w:val="none" w:sz="0" w:space="0" w:color="auto"/>
            <w:right w:val="none" w:sz="0" w:space="0" w:color="auto"/>
          </w:divBdr>
        </w:div>
        <w:div w:id="475218942">
          <w:marLeft w:val="640"/>
          <w:marRight w:val="0"/>
          <w:marTop w:val="0"/>
          <w:marBottom w:val="0"/>
          <w:divBdr>
            <w:top w:val="none" w:sz="0" w:space="0" w:color="auto"/>
            <w:left w:val="none" w:sz="0" w:space="0" w:color="auto"/>
            <w:bottom w:val="none" w:sz="0" w:space="0" w:color="auto"/>
            <w:right w:val="none" w:sz="0" w:space="0" w:color="auto"/>
          </w:divBdr>
        </w:div>
        <w:div w:id="103232928">
          <w:marLeft w:val="640"/>
          <w:marRight w:val="0"/>
          <w:marTop w:val="0"/>
          <w:marBottom w:val="0"/>
          <w:divBdr>
            <w:top w:val="none" w:sz="0" w:space="0" w:color="auto"/>
            <w:left w:val="none" w:sz="0" w:space="0" w:color="auto"/>
            <w:bottom w:val="none" w:sz="0" w:space="0" w:color="auto"/>
            <w:right w:val="none" w:sz="0" w:space="0" w:color="auto"/>
          </w:divBdr>
        </w:div>
        <w:div w:id="1345592712">
          <w:marLeft w:val="640"/>
          <w:marRight w:val="0"/>
          <w:marTop w:val="0"/>
          <w:marBottom w:val="0"/>
          <w:divBdr>
            <w:top w:val="none" w:sz="0" w:space="0" w:color="auto"/>
            <w:left w:val="none" w:sz="0" w:space="0" w:color="auto"/>
            <w:bottom w:val="none" w:sz="0" w:space="0" w:color="auto"/>
            <w:right w:val="none" w:sz="0" w:space="0" w:color="auto"/>
          </w:divBdr>
        </w:div>
        <w:div w:id="1758597767">
          <w:marLeft w:val="640"/>
          <w:marRight w:val="0"/>
          <w:marTop w:val="0"/>
          <w:marBottom w:val="0"/>
          <w:divBdr>
            <w:top w:val="none" w:sz="0" w:space="0" w:color="auto"/>
            <w:left w:val="none" w:sz="0" w:space="0" w:color="auto"/>
            <w:bottom w:val="none" w:sz="0" w:space="0" w:color="auto"/>
            <w:right w:val="none" w:sz="0" w:space="0" w:color="auto"/>
          </w:divBdr>
        </w:div>
        <w:div w:id="1307509826">
          <w:marLeft w:val="640"/>
          <w:marRight w:val="0"/>
          <w:marTop w:val="0"/>
          <w:marBottom w:val="0"/>
          <w:divBdr>
            <w:top w:val="none" w:sz="0" w:space="0" w:color="auto"/>
            <w:left w:val="none" w:sz="0" w:space="0" w:color="auto"/>
            <w:bottom w:val="none" w:sz="0" w:space="0" w:color="auto"/>
            <w:right w:val="none" w:sz="0" w:space="0" w:color="auto"/>
          </w:divBdr>
        </w:div>
        <w:div w:id="1433089724">
          <w:marLeft w:val="640"/>
          <w:marRight w:val="0"/>
          <w:marTop w:val="0"/>
          <w:marBottom w:val="0"/>
          <w:divBdr>
            <w:top w:val="none" w:sz="0" w:space="0" w:color="auto"/>
            <w:left w:val="none" w:sz="0" w:space="0" w:color="auto"/>
            <w:bottom w:val="none" w:sz="0" w:space="0" w:color="auto"/>
            <w:right w:val="none" w:sz="0" w:space="0" w:color="auto"/>
          </w:divBdr>
        </w:div>
        <w:div w:id="1726833365">
          <w:marLeft w:val="640"/>
          <w:marRight w:val="0"/>
          <w:marTop w:val="0"/>
          <w:marBottom w:val="0"/>
          <w:divBdr>
            <w:top w:val="none" w:sz="0" w:space="0" w:color="auto"/>
            <w:left w:val="none" w:sz="0" w:space="0" w:color="auto"/>
            <w:bottom w:val="none" w:sz="0" w:space="0" w:color="auto"/>
            <w:right w:val="none" w:sz="0" w:space="0" w:color="auto"/>
          </w:divBdr>
        </w:div>
        <w:div w:id="718096155">
          <w:marLeft w:val="640"/>
          <w:marRight w:val="0"/>
          <w:marTop w:val="0"/>
          <w:marBottom w:val="0"/>
          <w:divBdr>
            <w:top w:val="none" w:sz="0" w:space="0" w:color="auto"/>
            <w:left w:val="none" w:sz="0" w:space="0" w:color="auto"/>
            <w:bottom w:val="none" w:sz="0" w:space="0" w:color="auto"/>
            <w:right w:val="none" w:sz="0" w:space="0" w:color="auto"/>
          </w:divBdr>
        </w:div>
        <w:div w:id="1903448090">
          <w:marLeft w:val="640"/>
          <w:marRight w:val="0"/>
          <w:marTop w:val="0"/>
          <w:marBottom w:val="0"/>
          <w:divBdr>
            <w:top w:val="none" w:sz="0" w:space="0" w:color="auto"/>
            <w:left w:val="none" w:sz="0" w:space="0" w:color="auto"/>
            <w:bottom w:val="none" w:sz="0" w:space="0" w:color="auto"/>
            <w:right w:val="none" w:sz="0" w:space="0" w:color="auto"/>
          </w:divBdr>
        </w:div>
        <w:div w:id="177699409">
          <w:marLeft w:val="640"/>
          <w:marRight w:val="0"/>
          <w:marTop w:val="0"/>
          <w:marBottom w:val="0"/>
          <w:divBdr>
            <w:top w:val="none" w:sz="0" w:space="0" w:color="auto"/>
            <w:left w:val="none" w:sz="0" w:space="0" w:color="auto"/>
            <w:bottom w:val="none" w:sz="0" w:space="0" w:color="auto"/>
            <w:right w:val="none" w:sz="0" w:space="0" w:color="auto"/>
          </w:divBdr>
        </w:div>
        <w:div w:id="623656113">
          <w:marLeft w:val="640"/>
          <w:marRight w:val="0"/>
          <w:marTop w:val="0"/>
          <w:marBottom w:val="0"/>
          <w:divBdr>
            <w:top w:val="none" w:sz="0" w:space="0" w:color="auto"/>
            <w:left w:val="none" w:sz="0" w:space="0" w:color="auto"/>
            <w:bottom w:val="none" w:sz="0" w:space="0" w:color="auto"/>
            <w:right w:val="none" w:sz="0" w:space="0" w:color="auto"/>
          </w:divBdr>
        </w:div>
        <w:div w:id="2111730771">
          <w:marLeft w:val="640"/>
          <w:marRight w:val="0"/>
          <w:marTop w:val="0"/>
          <w:marBottom w:val="0"/>
          <w:divBdr>
            <w:top w:val="none" w:sz="0" w:space="0" w:color="auto"/>
            <w:left w:val="none" w:sz="0" w:space="0" w:color="auto"/>
            <w:bottom w:val="none" w:sz="0" w:space="0" w:color="auto"/>
            <w:right w:val="none" w:sz="0" w:space="0" w:color="auto"/>
          </w:divBdr>
        </w:div>
        <w:div w:id="1124544684">
          <w:marLeft w:val="640"/>
          <w:marRight w:val="0"/>
          <w:marTop w:val="0"/>
          <w:marBottom w:val="0"/>
          <w:divBdr>
            <w:top w:val="none" w:sz="0" w:space="0" w:color="auto"/>
            <w:left w:val="none" w:sz="0" w:space="0" w:color="auto"/>
            <w:bottom w:val="none" w:sz="0" w:space="0" w:color="auto"/>
            <w:right w:val="none" w:sz="0" w:space="0" w:color="auto"/>
          </w:divBdr>
        </w:div>
        <w:div w:id="1325354185">
          <w:marLeft w:val="640"/>
          <w:marRight w:val="0"/>
          <w:marTop w:val="0"/>
          <w:marBottom w:val="0"/>
          <w:divBdr>
            <w:top w:val="none" w:sz="0" w:space="0" w:color="auto"/>
            <w:left w:val="none" w:sz="0" w:space="0" w:color="auto"/>
            <w:bottom w:val="none" w:sz="0" w:space="0" w:color="auto"/>
            <w:right w:val="none" w:sz="0" w:space="0" w:color="auto"/>
          </w:divBdr>
        </w:div>
      </w:divsChild>
    </w:div>
    <w:div w:id="1423069289">
      <w:bodyDiv w:val="1"/>
      <w:marLeft w:val="0"/>
      <w:marRight w:val="0"/>
      <w:marTop w:val="0"/>
      <w:marBottom w:val="0"/>
      <w:divBdr>
        <w:top w:val="none" w:sz="0" w:space="0" w:color="auto"/>
        <w:left w:val="none" w:sz="0" w:space="0" w:color="auto"/>
        <w:bottom w:val="none" w:sz="0" w:space="0" w:color="auto"/>
        <w:right w:val="none" w:sz="0" w:space="0" w:color="auto"/>
      </w:divBdr>
      <w:divsChild>
        <w:div w:id="1302423305">
          <w:marLeft w:val="640"/>
          <w:marRight w:val="0"/>
          <w:marTop w:val="0"/>
          <w:marBottom w:val="0"/>
          <w:divBdr>
            <w:top w:val="none" w:sz="0" w:space="0" w:color="auto"/>
            <w:left w:val="none" w:sz="0" w:space="0" w:color="auto"/>
            <w:bottom w:val="none" w:sz="0" w:space="0" w:color="auto"/>
            <w:right w:val="none" w:sz="0" w:space="0" w:color="auto"/>
          </w:divBdr>
        </w:div>
        <w:div w:id="1965889115">
          <w:marLeft w:val="640"/>
          <w:marRight w:val="0"/>
          <w:marTop w:val="0"/>
          <w:marBottom w:val="0"/>
          <w:divBdr>
            <w:top w:val="none" w:sz="0" w:space="0" w:color="auto"/>
            <w:left w:val="none" w:sz="0" w:space="0" w:color="auto"/>
            <w:bottom w:val="none" w:sz="0" w:space="0" w:color="auto"/>
            <w:right w:val="none" w:sz="0" w:space="0" w:color="auto"/>
          </w:divBdr>
        </w:div>
        <w:div w:id="990136655">
          <w:marLeft w:val="640"/>
          <w:marRight w:val="0"/>
          <w:marTop w:val="0"/>
          <w:marBottom w:val="0"/>
          <w:divBdr>
            <w:top w:val="none" w:sz="0" w:space="0" w:color="auto"/>
            <w:left w:val="none" w:sz="0" w:space="0" w:color="auto"/>
            <w:bottom w:val="none" w:sz="0" w:space="0" w:color="auto"/>
            <w:right w:val="none" w:sz="0" w:space="0" w:color="auto"/>
          </w:divBdr>
        </w:div>
        <w:div w:id="1793205486">
          <w:marLeft w:val="640"/>
          <w:marRight w:val="0"/>
          <w:marTop w:val="0"/>
          <w:marBottom w:val="0"/>
          <w:divBdr>
            <w:top w:val="none" w:sz="0" w:space="0" w:color="auto"/>
            <w:left w:val="none" w:sz="0" w:space="0" w:color="auto"/>
            <w:bottom w:val="none" w:sz="0" w:space="0" w:color="auto"/>
            <w:right w:val="none" w:sz="0" w:space="0" w:color="auto"/>
          </w:divBdr>
        </w:div>
        <w:div w:id="1216695670">
          <w:marLeft w:val="640"/>
          <w:marRight w:val="0"/>
          <w:marTop w:val="0"/>
          <w:marBottom w:val="0"/>
          <w:divBdr>
            <w:top w:val="none" w:sz="0" w:space="0" w:color="auto"/>
            <w:left w:val="none" w:sz="0" w:space="0" w:color="auto"/>
            <w:bottom w:val="none" w:sz="0" w:space="0" w:color="auto"/>
            <w:right w:val="none" w:sz="0" w:space="0" w:color="auto"/>
          </w:divBdr>
        </w:div>
        <w:div w:id="1398434427">
          <w:marLeft w:val="640"/>
          <w:marRight w:val="0"/>
          <w:marTop w:val="0"/>
          <w:marBottom w:val="0"/>
          <w:divBdr>
            <w:top w:val="none" w:sz="0" w:space="0" w:color="auto"/>
            <w:left w:val="none" w:sz="0" w:space="0" w:color="auto"/>
            <w:bottom w:val="none" w:sz="0" w:space="0" w:color="auto"/>
            <w:right w:val="none" w:sz="0" w:space="0" w:color="auto"/>
          </w:divBdr>
        </w:div>
        <w:div w:id="282421806">
          <w:marLeft w:val="640"/>
          <w:marRight w:val="0"/>
          <w:marTop w:val="0"/>
          <w:marBottom w:val="0"/>
          <w:divBdr>
            <w:top w:val="none" w:sz="0" w:space="0" w:color="auto"/>
            <w:left w:val="none" w:sz="0" w:space="0" w:color="auto"/>
            <w:bottom w:val="none" w:sz="0" w:space="0" w:color="auto"/>
            <w:right w:val="none" w:sz="0" w:space="0" w:color="auto"/>
          </w:divBdr>
        </w:div>
        <w:div w:id="544605620">
          <w:marLeft w:val="640"/>
          <w:marRight w:val="0"/>
          <w:marTop w:val="0"/>
          <w:marBottom w:val="0"/>
          <w:divBdr>
            <w:top w:val="none" w:sz="0" w:space="0" w:color="auto"/>
            <w:left w:val="none" w:sz="0" w:space="0" w:color="auto"/>
            <w:bottom w:val="none" w:sz="0" w:space="0" w:color="auto"/>
            <w:right w:val="none" w:sz="0" w:space="0" w:color="auto"/>
          </w:divBdr>
        </w:div>
        <w:div w:id="1711880752">
          <w:marLeft w:val="640"/>
          <w:marRight w:val="0"/>
          <w:marTop w:val="0"/>
          <w:marBottom w:val="0"/>
          <w:divBdr>
            <w:top w:val="none" w:sz="0" w:space="0" w:color="auto"/>
            <w:left w:val="none" w:sz="0" w:space="0" w:color="auto"/>
            <w:bottom w:val="none" w:sz="0" w:space="0" w:color="auto"/>
            <w:right w:val="none" w:sz="0" w:space="0" w:color="auto"/>
          </w:divBdr>
        </w:div>
      </w:divsChild>
    </w:div>
    <w:div w:id="1472601340">
      <w:bodyDiv w:val="1"/>
      <w:marLeft w:val="0"/>
      <w:marRight w:val="0"/>
      <w:marTop w:val="0"/>
      <w:marBottom w:val="0"/>
      <w:divBdr>
        <w:top w:val="none" w:sz="0" w:space="0" w:color="auto"/>
        <w:left w:val="none" w:sz="0" w:space="0" w:color="auto"/>
        <w:bottom w:val="none" w:sz="0" w:space="0" w:color="auto"/>
        <w:right w:val="none" w:sz="0" w:space="0" w:color="auto"/>
      </w:divBdr>
      <w:divsChild>
        <w:div w:id="1277716988">
          <w:marLeft w:val="640"/>
          <w:marRight w:val="0"/>
          <w:marTop w:val="0"/>
          <w:marBottom w:val="0"/>
          <w:divBdr>
            <w:top w:val="none" w:sz="0" w:space="0" w:color="auto"/>
            <w:left w:val="none" w:sz="0" w:space="0" w:color="auto"/>
            <w:bottom w:val="none" w:sz="0" w:space="0" w:color="auto"/>
            <w:right w:val="none" w:sz="0" w:space="0" w:color="auto"/>
          </w:divBdr>
        </w:div>
        <w:div w:id="253053804">
          <w:marLeft w:val="640"/>
          <w:marRight w:val="0"/>
          <w:marTop w:val="0"/>
          <w:marBottom w:val="0"/>
          <w:divBdr>
            <w:top w:val="none" w:sz="0" w:space="0" w:color="auto"/>
            <w:left w:val="none" w:sz="0" w:space="0" w:color="auto"/>
            <w:bottom w:val="none" w:sz="0" w:space="0" w:color="auto"/>
            <w:right w:val="none" w:sz="0" w:space="0" w:color="auto"/>
          </w:divBdr>
        </w:div>
        <w:div w:id="473331726">
          <w:marLeft w:val="640"/>
          <w:marRight w:val="0"/>
          <w:marTop w:val="0"/>
          <w:marBottom w:val="0"/>
          <w:divBdr>
            <w:top w:val="none" w:sz="0" w:space="0" w:color="auto"/>
            <w:left w:val="none" w:sz="0" w:space="0" w:color="auto"/>
            <w:bottom w:val="none" w:sz="0" w:space="0" w:color="auto"/>
            <w:right w:val="none" w:sz="0" w:space="0" w:color="auto"/>
          </w:divBdr>
        </w:div>
        <w:div w:id="1372805888">
          <w:marLeft w:val="640"/>
          <w:marRight w:val="0"/>
          <w:marTop w:val="0"/>
          <w:marBottom w:val="0"/>
          <w:divBdr>
            <w:top w:val="none" w:sz="0" w:space="0" w:color="auto"/>
            <w:left w:val="none" w:sz="0" w:space="0" w:color="auto"/>
            <w:bottom w:val="none" w:sz="0" w:space="0" w:color="auto"/>
            <w:right w:val="none" w:sz="0" w:space="0" w:color="auto"/>
          </w:divBdr>
        </w:div>
        <w:div w:id="760683997">
          <w:marLeft w:val="640"/>
          <w:marRight w:val="0"/>
          <w:marTop w:val="0"/>
          <w:marBottom w:val="0"/>
          <w:divBdr>
            <w:top w:val="none" w:sz="0" w:space="0" w:color="auto"/>
            <w:left w:val="none" w:sz="0" w:space="0" w:color="auto"/>
            <w:bottom w:val="none" w:sz="0" w:space="0" w:color="auto"/>
            <w:right w:val="none" w:sz="0" w:space="0" w:color="auto"/>
          </w:divBdr>
        </w:div>
        <w:div w:id="791703184">
          <w:marLeft w:val="640"/>
          <w:marRight w:val="0"/>
          <w:marTop w:val="0"/>
          <w:marBottom w:val="0"/>
          <w:divBdr>
            <w:top w:val="none" w:sz="0" w:space="0" w:color="auto"/>
            <w:left w:val="none" w:sz="0" w:space="0" w:color="auto"/>
            <w:bottom w:val="none" w:sz="0" w:space="0" w:color="auto"/>
            <w:right w:val="none" w:sz="0" w:space="0" w:color="auto"/>
          </w:divBdr>
        </w:div>
        <w:div w:id="716054658">
          <w:marLeft w:val="640"/>
          <w:marRight w:val="0"/>
          <w:marTop w:val="0"/>
          <w:marBottom w:val="0"/>
          <w:divBdr>
            <w:top w:val="none" w:sz="0" w:space="0" w:color="auto"/>
            <w:left w:val="none" w:sz="0" w:space="0" w:color="auto"/>
            <w:bottom w:val="none" w:sz="0" w:space="0" w:color="auto"/>
            <w:right w:val="none" w:sz="0" w:space="0" w:color="auto"/>
          </w:divBdr>
        </w:div>
        <w:div w:id="581257963">
          <w:marLeft w:val="640"/>
          <w:marRight w:val="0"/>
          <w:marTop w:val="0"/>
          <w:marBottom w:val="0"/>
          <w:divBdr>
            <w:top w:val="none" w:sz="0" w:space="0" w:color="auto"/>
            <w:left w:val="none" w:sz="0" w:space="0" w:color="auto"/>
            <w:bottom w:val="none" w:sz="0" w:space="0" w:color="auto"/>
            <w:right w:val="none" w:sz="0" w:space="0" w:color="auto"/>
          </w:divBdr>
        </w:div>
        <w:div w:id="772626252">
          <w:marLeft w:val="640"/>
          <w:marRight w:val="0"/>
          <w:marTop w:val="0"/>
          <w:marBottom w:val="0"/>
          <w:divBdr>
            <w:top w:val="none" w:sz="0" w:space="0" w:color="auto"/>
            <w:left w:val="none" w:sz="0" w:space="0" w:color="auto"/>
            <w:bottom w:val="none" w:sz="0" w:space="0" w:color="auto"/>
            <w:right w:val="none" w:sz="0" w:space="0" w:color="auto"/>
          </w:divBdr>
        </w:div>
        <w:div w:id="564225973">
          <w:marLeft w:val="640"/>
          <w:marRight w:val="0"/>
          <w:marTop w:val="0"/>
          <w:marBottom w:val="0"/>
          <w:divBdr>
            <w:top w:val="none" w:sz="0" w:space="0" w:color="auto"/>
            <w:left w:val="none" w:sz="0" w:space="0" w:color="auto"/>
            <w:bottom w:val="none" w:sz="0" w:space="0" w:color="auto"/>
            <w:right w:val="none" w:sz="0" w:space="0" w:color="auto"/>
          </w:divBdr>
        </w:div>
        <w:div w:id="1010841161">
          <w:marLeft w:val="640"/>
          <w:marRight w:val="0"/>
          <w:marTop w:val="0"/>
          <w:marBottom w:val="0"/>
          <w:divBdr>
            <w:top w:val="none" w:sz="0" w:space="0" w:color="auto"/>
            <w:left w:val="none" w:sz="0" w:space="0" w:color="auto"/>
            <w:bottom w:val="none" w:sz="0" w:space="0" w:color="auto"/>
            <w:right w:val="none" w:sz="0" w:space="0" w:color="auto"/>
          </w:divBdr>
        </w:div>
        <w:div w:id="954794608">
          <w:marLeft w:val="640"/>
          <w:marRight w:val="0"/>
          <w:marTop w:val="0"/>
          <w:marBottom w:val="0"/>
          <w:divBdr>
            <w:top w:val="none" w:sz="0" w:space="0" w:color="auto"/>
            <w:left w:val="none" w:sz="0" w:space="0" w:color="auto"/>
            <w:bottom w:val="none" w:sz="0" w:space="0" w:color="auto"/>
            <w:right w:val="none" w:sz="0" w:space="0" w:color="auto"/>
          </w:divBdr>
        </w:div>
        <w:div w:id="242298141">
          <w:marLeft w:val="640"/>
          <w:marRight w:val="0"/>
          <w:marTop w:val="0"/>
          <w:marBottom w:val="0"/>
          <w:divBdr>
            <w:top w:val="none" w:sz="0" w:space="0" w:color="auto"/>
            <w:left w:val="none" w:sz="0" w:space="0" w:color="auto"/>
            <w:bottom w:val="none" w:sz="0" w:space="0" w:color="auto"/>
            <w:right w:val="none" w:sz="0" w:space="0" w:color="auto"/>
          </w:divBdr>
        </w:div>
        <w:div w:id="898828238">
          <w:marLeft w:val="640"/>
          <w:marRight w:val="0"/>
          <w:marTop w:val="0"/>
          <w:marBottom w:val="0"/>
          <w:divBdr>
            <w:top w:val="none" w:sz="0" w:space="0" w:color="auto"/>
            <w:left w:val="none" w:sz="0" w:space="0" w:color="auto"/>
            <w:bottom w:val="none" w:sz="0" w:space="0" w:color="auto"/>
            <w:right w:val="none" w:sz="0" w:space="0" w:color="auto"/>
          </w:divBdr>
        </w:div>
        <w:div w:id="1949970036">
          <w:marLeft w:val="640"/>
          <w:marRight w:val="0"/>
          <w:marTop w:val="0"/>
          <w:marBottom w:val="0"/>
          <w:divBdr>
            <w:top w:val="none" w:sz="0" w:space="0" w:color="auto"/>
            <w:left w:val="none" w:sz="0" w:space="0" w:color="auto"/>
            <w:bottom w:val="none" w:sz="0" w:space="0" w:color="auto"/>
            <w:right w:val="none" w:sz="0" w:space="0" w:color="auto"/>
          </w:divBdr>
        </w:div>
        <w:div w:id="651982707">
          <w:marLeft w:val="640"/>
          <w:marRight w:val="0"/>
          <w:marTop w:val="0"/>
          <w:marBottom w:val="0"/>
          <w:divBdr>
            <w:top w:val="none" w:sz="0" w:space="0" w:color="auto"/>
            <w:left w:val="none" w:sz="0" w:space="0" w:color="auto"/>
            <w:bottom w:val="none" w:sz="0" w:space="0" w:color="auto"/>
            <w:right w:val="none" w:sz="0" w:space="0" w:color="auto"/>
          </w:divBdr>
        </w:div>
        <w:div w:id="665133496">
          <w:marLeft w:val="640"/>
          <w:marRight w:val="0"/>
          <w:marTop w:val="0"/>
          <w:marBottom w:val="0"/>
          <w:divBdr>
            <w:top w:val="none" w:sz="0" w:space="0" w:color="auto"/>
            <w:left w:val="none" w:sz="0" w:space="0" w:color="auto"/>
            <w:bottom w:val="none" w:sz="0" w:space="0" w:color="auto"/>
            <w:right w:val="none" w:sz="0" w:space="0" w:color="auto"/>
          </w:divBdr>
        </w:div>
        <w:div w:id="823787750">
          <w:marLeft w:val="640"/>
          <w:marRight w:val="0"/>
          <w:marTop w:val="0"/>
          <w:marBottom w:val="0"/>
          <w:divBdr>
            <w:top w:val="none" w:sz="0" w:space="0" w:color="auto"/>
            <w:left w:val="none" w:sz="0" w:space="0" w:color="auto"/>
            <w:bottom w:val="none" w:sz="0" w:space="0" w:color="auto"/>
            <w:right w:val="none" w:sz="0" w:space="0" w:color="auto"/>
          </w:divBdr>
        </w:div>
        <w:div w:id="34552392">
          <w:marLeft w:val="640"/>
          <w:marRight w:val="0"/>
          <w:marTop w:val="0"/>
          <w:marBottom w:val="0"/>
          <w:divBdr>
            <w:top w:val="none" w:sz="0" w:space="0" w:color="auto"/>
            <w:left w:val="none" w:sz="0" w:space="0" w:color="auto"/>
            <w:bottom w:val="none" w:sz="0" w:space="0" w:color="auto"/>
            <w:right w:val="none" w:sz="0" w:space="0" w:color="auto"/>
          </w:divBdr>
        </w:div>
        <w:div w:id="1906069255">
          <w:marLeft w:val="640"/>
          <w:marRight w:val="0"/>
          <w:marTop w:val="0"/>
          <w:marBottom w:val="0"/>
          <w:divBdr>
            <w:top w:val="none" w:sz="0" w:space="0" w:color="auto"/>
            <w:left w:val="none" w:sz="0" w:space="0" w:color="auto"/>
            <w:bottom w:val="none" w:sz="0" w:space="0" w:color="auto"/>
            <w:right w:val="none" w:sz="0" w:space="0" w:color="auto"/>
          </w:divBdr>
        </w:div>
        <w:div w:id="1776552690">
          <w:marLeft w:val="640"/>
          <w:marRight w:val="0"/>
          <w:marTop w:val="0"/>
          <w:marBottom w:val="0"/>
          <w:divBdr>
            <w:top w:val="none" w:sz="0" w:space="0" w:color="auto"/>
            <w:left w:val="none" w:sz="0" w:space="0" w:color="auto"/>
            <w:bottom w:val="none" w:sz="0" w:space="0" w:color="auto"/>
            <w:right w:val="none" w:sz="0" w:space="0" w:color="auto"/>
          </w:divBdr>
        </w:div>
        <w:div w:id="1952859590">
          <w:marLeft w:val="640"/>
          <w:marRight w:val="0"/>
          <w:marTop w:val="0"/>
          <w:marBottom w:val="0"/>
          <w:divBdr>
            <w:top w:val="none" w:sz="0" w:space="0" w:color="auto"/>
            <w:left w:val="none" w:sz="0" w:space="0" w:color="auto"/>
            <w:bottom w:val="none" w:sz="0" w:space="0" w:color="auto"/>
            <w:right w:val="none" w:sz="0" w:space="0" w:color="auto"/>
          </w:divBdr>
        </w:div>
        <w:div w:id="1228491748">
          <w:marLeft w:val="640"/>
          <w:marRight w:val="0"/>
          <w:marTop w:val="0"/>
          <w:marBottom w:val="0"/>
          <w:divBdr>
            <w:top w:val="none" w:sz="0" w:space="0" w:color="auto"/>
            <w:left w:val="none" w:sz="0" w:space="0" w:color="auto"/>
            <w:bottom w:val="none" w:sz="0" w:space="0" w:color="auto"/>
            <w:right w:val="none" w:sz="0" w:space="0" w:color="auto"/>
          </w:divBdr>
        </w:div>
        <w:div w:id="38436264">
          <w:marLeft w:val="640"/>
          <w:marRight w:val="0"/>
          <w:marTop w:val="0"/>
          <w:marBottom w:val="0"/>
          <w:divBdr>
            <w:top w:val="none" w:sz="0" w:space="0" w:color="auto"/>
            <w:left w:val="none" w:sz="0" w:space="0" w:color="auto"/>
            <w:bottom w:val="none" w:sz="0" w:space="0" w:color="auto"/>
            <w:right w:val="none" w:sz="0" w:space="0" w:color="auto"/>
          </w:divBdr>
        </w:div>
        <w:div w:id="1402799670">
          <w:marLeft w:val="640"/>
          <w:marRight w:val="0"/>
          <w:marTop w:val="0"/>
          <w:marBottom w:val="0"/>
          <w:divBdr>
            <w:top w:val="none" w:sz="0" w:space="0" w:color="auto"/>
            <w:left w:val="none" w:sz="0" w:space="0" w:color="auto"/>
            <w:bottom w:val="none" w:sz="0" w:space="0" w:color="auto"/>
            <w:right w:val="none" w:sz="0" w:space="0" w:color="auto"/>
          </w:divBdr>
        </w:div>
        <w:div w:id="1399136653">
          <w:marLeft w:val="640"/>
          <w:marRight w:val="0"/>
          <w:marTop w:val="0"/>
          <w:marBottom w:val="0"/>
          <w:divBdr>
            <w:top w:val="none" w:sz="0" w:space="0" w:color="auto"/>
            <w:left w:val="none" w:sz="0" w:space="0" w:color="auto"/>
            <w:bottom w:val="none" w:sz="0" w:space="0" w:color="auto"/>
            <w:right w:val="none" w:sz="0" w:space="0" w:color="auto"/>
          </w:divBdr>
        </w:div>
        <w:div w:id="1079330551">
          <w:marLeft w:val="640"/>
          <w:marRight w:val="0"/>
          <w:marTop w:val="0"/>
          <w:marBottom w:val="0"/>
          <w:divBdr>
            <w:top w:val="none" w:sz="0" w:space="0" w:color="auto"/>
            <w:left w:val="none" w:sz="0" w:space="0" w:color="auto"/>
            <w:bottom w:val="none" w:sz="0" w:space="0" w:color="auto"/>
            <w:right w:val="none" w:sz="0" w:space="0" w:color="auto"/>
          </w:divBdr>
        </w:div>
        <w:div w:id="52391389">
          <w:marLeft w:val="640"/>
          <w:marRight w:val="0"/>
          <w:marTop w:val="0"/>
          <w:marBottom w:val="0"/>
          <w:divBdr>
            <w:top w:val="none" w:sz="0" w:space="0" w:color="auto"/>
            <w:left w:val="none" w:sz="0" w:space="0" w:color="auto"/>
            <w:bottom w:val="none" w:sz="0" w:space="0" w:color="auto"/>
            <w:right w:val="none" w:sz="0" w:space="0" w:color="auto"/>
          </w:divBdr>
        </w:div>
        <w:div w:id="1291084270">
          <w:marLeft w:val="640"/>
          <w:marRight w:val="0"/>
          <w:marTop w:val="0"/>
          <w:marBottom w:val="0"/>
          <w:divBdr>
            <w:top w:val="none" w:sz="0" w:space="0" w:color="auto"/>
            <w:left w:val="none" w:sz="0" w:space="0" w:color="auto"/>
            <w:bottom w:val="none" w:sz="0" w:space="0" w:color="auto"/>
            <w:right w:val="none" w:sz="0" w:space="0" w:color="auto"/>
          </w:divBdr>
        </w:div>
        <w:div w:id="408382172">
          <w:marLeft w:val="640"/>
          <w:marRight w:val="0"/>
          <w:marTop w:val="0"/>
          <w:marBottom w:val="0"/>
          <w:divBdr>
            <w:top w:val="none" w:sz="0" w:space="0" w:color="auto"/>
            <w:left w:val="none" w:sz="0" w:space="0" w:color="auto"/>
            <w:bottom w:val="none" w:sz="0" w:space="0" w:color="auto"/>
            <w:right w:val="none" w:sz="0" w:space="0" w:color="auto"/>
          </w:divBdr>
        </w:div>
        <w:div w:id="343483433">
          <w:marLeft w:val="640"/>
          <w:marRight w:val="0"/>
          <w:marTop w:val="0"/>
          <w:marBottom w:val="0"/>
          <w:divBdr>
            <w:top w:val="none" w:sz="0" w:space="0" w:color="auto"/>
            <w:left w:val="none" w:sz="0" w:space="0" w:color="auto"/>
            <w:bottom w:val="none" w:sz="0" w:space="0" w:color="auto"/>
            <w:right w:val="none" w:sz="0" w:space="0" w:color="auto"/>
          </w:divBdr>
        </w:div>
        <w:div w:id="1140876801">
          <w:marLeft w:val="640"/>
          <w:marRight w:val="0"/>
          <w:marTop w:val="0"/>
          <w:marBottom w:val="0"/>
          <w:divBdr>
            <w:top w:val="none" w:sz="0" w:space="0" w:color="auto"/>
            <w:left w:val="none" w:sz="0" w:space="0" w:color="auto"/>
            <w:bottom w:val="none" w:sz="0" w:space="0" w:color="auto"/>
            <w:right w:val="none" w:sz="0" w:space="0" w:color="auto"/>
          </w:divBdr>
        </w:div>
      </w:divsChild>
    </w:div>
    <w:div w:id="1476215074">
      <w:bodyDiv w:val="1"/>
      <w:marLeft w:val="0"/>
      <w:marRight w:val="0"/>
      <w:marTop w:val="0"/>
      <w:marBottom w:val="0"/>
      <w:divBdr>
        <w:top w:val="none" w:sz="0" w:space="0" w:color="auto"/>
        <w:left w:val="none" w:sz="0" w:space="0" w:color="auto"/>
        <w:bottom w:val="none" w:sz="0" w:space="0" w:color="auto"/>
        <w:right w:val="none" w:sz="0" w:space="0" w:color="auto"/>
      </w:divBdr>
      <w:divsChild>
        <w:div w:id="1919245609">
          <w:marLeft w:val="640"/>
          <w:marRight w:val="0"/>
          <w:marTop w:val="0"/>
          <w:marBottom w:val="0"/>
          <w:divBdr>
            <w:top w:val="none" w:sz="0" w:space="0" w:color="auto"/>
            <w:left w:val="none" w:sz="0" w:space="0" w:color="auto"/>
            <w:bottom w:val="none" w:sz="0" w:space="0" w:color="auto"/>
            <w:right w:val="none" w:sz="0" w:space="0" w:color="auto"/>
          </w:divBdr>
        </w:div>
        <w:div w:id="152332486">
          <w:marLeft w:val="640"/>
          <w:marRight w:val="0"/>
          <w:marTop w:val="0"/>
          <w:marBottom w:val="0"/>
          <w:divBdr>
            <w:top w:val="none" w:sz="0" w:space="0" w:color="auto"/>
            <w:left w:val="none" w:sz="0" w:space="0" w:color="auto"/>
            <w:bottom w:val="none" w:sz="0" w:space="0" w:color="auto"/>
            <w:right w:val="none" w:sz="0" w:space="0" w:color="auto"/>
          </w:divBdr>
        </w:div>
        <w:div w:id="253563053">
          <w:marLeft w:val="640"/>
          <w:marRight w:val="0"/>
          <w:marTop w:val="0"/>
          <w:marBottom w:val="0"/>
          <w:divBdr>
            <w:top w:val="none" w:sz="0" w:space="0" w:color="auto"/>
            <w:left w:val="none" w:sz="0" w:space="0" w:color="auto"/>
            <w:bottom w:val="none" w:sz="0" w:space="0" w:color="auto"/>
            <w:right w:val="none" w:sz="0" w:space="0" w:color="auto"/>
          </w:divBdr>
        </w:div>
        <w:div w:id="1014769440">
          <w:marLeft w:val="640"/>
          <w:marRight w:val="0"/>
          <w:marTop w:val="0"/>
          <w:marBottom w:val="0"/>
          <w:divBdr>
            <w:top w:val="none" w:sz="0" w:space="0" w:color="auto"/>
            <w:left w:val="none" w:sz="0" w:space="0" w:color="auto"/>
            <w:bottom w:val="none" w:sz="0" w:space="0" w:color="auto"/>
            <w:right w:val="none" w:sz="0" w:space="0" w:color="auto"/>
          </w:divBdr>
        </w:div>
        <w:div w:id="111293000">
          <w:marLeft w:val="640"/>
          <w:marRight w:val="0"/>
          <w:marTop w:val="0"/>
          <w:marBottom w:val="0"/>
          <w:divBdr>
            <w:top w:val="none" w:sz="0" w:space="0" w:color="auto"/>
            <w:left w:val="none" w:sz="0" w:space="0" w:color="auto"/>
            <w:bottom w:val="none" w:sz="0" w:space="0" w:color="auto"/>
            <w:right w:val="none" w:sz="0" w:space="0" w:color="auto"/>
          </w:divBdr>
        </w:div>
        <w:div w:id="386926583">
          <w:marLeft w:val="640"/>
          <w:marRight w:val="0"/>
          <w:marTop w:val="0"/>
          <w:marBottom w:val="0"/>
          <w:divBdr>
            <w:top w:val="none" w:sz="0" w:space="0" w:color="auto"/>
            <w:left w:val="none" w:sz="0" w:space="0" w:color="auto"/>
            <w:bottom w:val="none" w:sz="0" w:space="0" w:color="auto"/>
            <w:right w:val="none" w:sz="0" w:space="0" w:color="auto"/>
          </w:divBdr>
        </w:div>
        <w:div w:id="155344746">
          <w:marLeft w:val="640"/>
          <w:marRight w:val="0"/>
          <w:marTop w:val="0"/>
          <w:marBottom w:val="0"/>
          <w:divBdr>
            <w:top w:val="none" w:sz="0" w:space="0" w:color="auto"/>
            <w:left w:val="none" w:sz="0" w:space="0" w:color="auto"/>
            <w:bottom w:val="none" w:sz="0" w:space="0" w:color="auto"/>
            <w:right w:val="none" w:sz="0" w:space="0" w:color="auto"/>
          </w:divBdr>
        </w:div>
        <w:div w:id="181601499">
          <w:marLeft w:val="640"/>
          <w:marRight w:val="0"/>
          <w:marTop w:val="0"/>
          <w:marBottom w:val="0"/>
          <w:divBdr>
            <w:top w:val="none" w:sz="0" w:space="0" w:color="auto"/>
            <w:left w:val="none" w:sz="0" w:space="0" w:color="auto"/>
            <w:bottom w:val="none" w:sz="0" w:space="0" w:color="auto"/>
            <w:right w:val="none" w:sz="0" w:space="0" w:color="auto"/>
          </w:divBdr>
        </w:div>
        <w:div w:id="1521506523">
          <w:marLeft w:val="640"/>
          <w:marRight w:val="0"/>
          <w:marTop w:val="0"/>
          <w:marBottom w:val="0"/>
          <w:divBdr>
            <w:top w:val="none" w:sz="0" w:space="0" w:color="auto"/>
            <w:left w:val="none" w:sz="0" w:space="0" w:color="auto"/>
            <w:bottom w:val="none" w:sz="0" w:space="0" w:color="auto"/>
            <w:right w:val="none" w:sz="0" w:space="0" w:color="auto"/>
          </w:divBdr>
        </w:div>
        <w:div w:id="1686708128">
          <w:marLeft w:val="640"/>
          <w:marRight w:val="0"/>
          <w:marTop w:val="0"/>
          <w:marBottom w:val="0"/>
          <w:divBdr>
            <w:top w:val="none" w:sz="0" w:space="0" w:color="auto"/>
            <w:left w:val="none" w:sz="0" w:space="0" w:color="auto"/>
            <w:bottom w:val="none" w:sz="0" w:space="0" w:color="auto"/>
            <w:right w:val="none" w:sz="0" w:space="0" w:color="auto"/>
          </w:divBdr>
        </w:div>
        <w:div w:id="1524973454">
          <w:marLeft w:val="640"/>
          <w:marRight w:val="0"/>
          <w:marTop w:val="0"/>
          <w:marBottom w:val="0"/>
          <w:divBdr>
            <w:top w:val="none" w:sz="0" w:space="0" w:color="auto"/>
            <w:left w:val="none" w:sz="0" w:space="0" w:color="auto"/>
            <w:bottom w:val="none" w:sz="0" w:space="0" w:color="auto"/>
            <w:right w:val="none" w:sz="0" w:space="0" w:color="auto"/>
          </w:divBdr>
        </w:div>
        <w:div w:id="1214195934">
          <w:marLeft w:val="640"/>
          <w:marRight w:val="0"/>
          <w:marTop w:val="0"/>
          <w:marBottom w:val="0"/>
          <w:divBdr>
            <w:top w:val="none" w:sz="0" w:space="0" w:color="auto"/>
            <w:left w:val="none" w:sz="0" w:space="0" w:color="auto"/>
            <w:bottom w:val="none" w:sz="0" w:space="0" w:color="auto"/>
            <w:right w:val="none" w:sz="0" w:space="0" w:color="auto"/>
          </w:divBdr>
        </w:div>
        <w:div w:id="1455175740">
          <w:marLeft w:val="640"/>
          <w:marRight w:val="0"/>
          <w:marTop w:val="0"/>
          <w:marBottom w:val="0"/>
          <w:divBdr>
            <w:top w:val="none" w:sz="0" w:space="0" w:color="auto"/>
            <w:left w:val="none" w:sz="0" w:space="0" w:color="auto"/>
            <w:bottom w:val="none" w:sz="0" w:space="0" w:color="auto"/>
            <w:right w:val="none" w:sz="0" w:space="0" w:color="auto"/>
          </w:divBdr>
        </w:div>
        <w:div w:id="1938978275">
          <w:marLeft w:val="640"/>
          <w:marRight w:val="0"/>
          <w:marTop w:val="0"/>
          <w:marBottom w:val="0"/>
          <w:divBdr>
            <w:top w:val="none" w:sz="0" w:space="0" w:color="auto"/>
            <w:left w:val="none" w:sz="0" w:space="0" w:color="auto"/>
            <w:bottom w:val="none" w:sz="0" w:space="0" w:color="auto"/>
            <w:right w:val="none" w:sz="0" w:space="0" w:color="auto"/>
          </w:divBdr>
        </w:div>
        <w:div w:id="1065949438">
          <w:marLeft w:val="640"/>
          <w:marRight w:val="0"/>
          <w:marTop w:val="0"/>
          <w:marBottom w:val="0"/>
          <w:divBdr>
            <w:top w:val="none" w:sz="0" w:space="0" w:color="auto"/>
            <w:left w:val="none" w:sz="0" w:space="0" w:color="auto"/>
            <w:bottom w:val="none" w:sz="0" w:space="0" w:color="auto"/>
            <w:right w:val="none" w:sz="0" w:space="0" w:color="auto"/>
          </w:divBdr>
        </w:div>
        <w:div w:id="1422919488">
          <w:marLeft w:val="640"/>
          <w:marRight w:val="0"/>
          <w:marTop w:val="0"/>
          <w:marBottom w:val="0"/>
          <w:divBdr>
            <w:top w:val="none" w:sz="0" w:space="0" w:color="auto"/>
            <w:left w:val="none" w:sz="0" w:space="0" w:color="auto"/>
            <w:bottom w:val="none" w:sz="0" w:space="0" w:color="auto"/>
            <w:right w:val="none" w:sz="0" w:space="0" w:color="auto"/>
          </w:divBdr>
        </w:div>
        <w:div w:id="437916159">
          <w:marLeft w:val="640"/>
          <w:marRight w:val="0"/>
          <w:marTop w:val="0"/>
          <w:marBottom w:val="0"/>
          <w:divBdr>
            <w:top w:val="none" w:sz="0" w:space="0" w:color="auto"/>
            <w:left w:val="none" w:sz="0" w:space="0" w:color="auto"/>
            <w:bottom w:val="none" w:sz="0" w:space="0" w:color="auto"/>
            <w:right w:val="none" w:sz="0" w:space="0" w:color="auto"/>
          </w:divBdr>
        </w:div>
        <w:div w:id="2134707911">
          <w:marLeft w:val="640"/>
          <w:marRight w:val="0"/>
          <w:marTop w:val="0"/>
          <w:marBottom w:val="0"/>
          <w:divBdr>
            <w:top w:val="none" w:sz="0" w:space="0" w:color="auto"/>
            <w:left w:val="none" w:sz="0" w:space="0" w:color="auto"/>
            <w:bottom w:val="none" w:sz="0" w:space="0" w:color="auto"/>
            <w:right w:val="none" w:sz="0" w:space="0" w:color="auto"/>
          </w:divBdr>
        </w:div>
        <w:div w:id="2118213713">
          <w:marLeft w:val="640"/>
          <w:marRight w:val="0"/>
          <w:marTop w:val="0"/>
          <w:marBottom w:val="0"/>
          <w:divBdr>
            <w:top w:val="none" w:sz="0" w:space="0" w:color="auto"/>
            <w:left w:val="none" w:sz="0" w:space="0" w:color="auto"/>
            <w:bottom w:val="none" w:sz="0" w:space="0" w:color="auto"/>
            <w:right w:val="none" w:sz="0" w:space="0" w:color="auto"/>
          </w:divBdr>
        </w:div>
        <w:div w:id="434715862">
          <w:marLeft w:val="640"/>
          <w:marRight w:val="0"/>
          <w:marTop w:val="0"/>
          <w:marBottom w:val="0"/>
          <w:divBdr>
            <w:top w:val="none" w:sz="0" w:space="0" w:color="auto"/>
            <w:left w:val="none" w:sz="0" w:space="0" w:color="auto"/>
            <w:bottom w:val="none" w:sz="0" w:space="0" w:color="auto"/>
            <w:right w:val="none" w:sz="0" w:space="0" w:color="auto"/>
          </w:divBdr>
        </w:div>
        <w:div w:id="1875536593">
          <w:marLeft w:val="640"/>
          <w:marRight w:val="0"/>
          <w:marTop w:val="0"/>
          <w:marBottom w:val="0"/>
          <w:divBdr>
            <w:top w:val="none" w:sz="0" w:space="0" w:color="auto"/>
            <w:left w:val="none" w:sz="0" w:space="0" w:color="auto"/>
            <w:bottom w:val="none" w:sz="0" w:space="0" w:color="auto"/>
            <w:right w:val="none" w:sz="0" w:space="0" w:color="auto"/>
          </w:divBdr>
        </w:div>
        <w:div w:id="2048676368">
          <w:marLeft w:val="640"/>
          <w:marRight w:val="0"/>
          <w:marTop w:val="0"/>
          <w:marBottom w:val="0"/>
          <w:divBdr>
            <w:top w:val="none" w:sz="0" w:space="0" w:color="auto"/>
            <w:left w:val="none" w:sz="0" w:space="0" w:color="auto"/>
            <w:bottom w:val="none" w:sz="0" w:space="0" w:color="auto"/>
            <w:right w:val="none" w:sz="0" w:space="0" w:color="auto"/>
          </w:divBdr>
        </w:div>
        <w:div w:id="1088117749">
          <w:marLeft w:val="640"/>
          <w:marRight w:val="0"/>
          <w:marTop w:val="0"/>
          <w:marBottom w:val="0"/>
          <w:divBdr>
            <w:top w:val="none" w:sz="0" w:space="0" w:color="auto"/>
            <w:left w:val="none" w:sz="0" w:space="0" w:color="auto"/>
            <w:bottom w:val="none" w:sz="0" w:space="0" w:color="auto"/>
            <w:right w:val="none" w:sz="0" w:space="0" w:color="auto"/>
          </w:divBdr>
        </w:div>
        <w:div w:id="1617131150">
          <w:marLeft w:val="640"/>
          <w:marRight w:val="0"/>
          <w:marTop w:val="0"/>
          <w:marBottom w:val="0"/>
          <w:divBdr>
            <w:top w:val="none" w:sz="0" w:space="0" w:color="auto"/>
            <w:left w:val="none" w:sz="0" w:space="0" w:color="auto"/>
            <w:bottom w:val="none" w:sz="0" w:space="0" w:color="auto"/>
            <w:right w:val="none" w:sz="0" w:space="0" w:color="auto"/>
          </w:divBdr>
        </w:div>
        <w:div w:id="1289778041">
          <w:marLeft w:val="640"/>
          <w:marRight w:val="0"/>
          <w:marTop w:val="0"/>
          <w:marBottom w:val="0"/>
          <w:divBdr>
            <w:top w:val="none" w:sz="0" w:space="0" w:color="auto"/>
            <w:left w:val="none" w:sz="0" w:space="0" w:color="auto"/>
            <w:bottom w:val="none" w:sz="0" w:space="0" w:color="auto"/>
            <w:right w:val="none" w:sz="0" w:space="0" w:color="auto"/>
          </w:divBdr>
        </w:div>
        <w:div w:id="152914047">
          <w:marLeft w:val="640"/>
          <w:marRight w:val="0"/>
          <w:marTop w:val="0"/>
          <w:marBottom w:val="0"/>
          <w:divBdr>
            <w:top w:val="none" w:sz="0" w:space="0" w:color="auto"/>
            <w:left w:val="none" w:sz="0" w:space="0" w:color="auto"/>
            <w:bottom w:val="none" w:sz="0" w:space="0" w:color="auto"/>
            <w:right w:val="none" w:sz="0" w:space="0" w:color="auto"/>
          </w:divBdr>
        </w:div>
        <w:div w:id="1355811733">
          <w:marLeft w:val="640"/>
          <w:marRight w:val="0"/>
          <w:marTop w:val="0"/>
          <w:marBottom w:val="0"/>
          <w:divBdr>
            <w:top w:val="none" w:sz="0" w:space="0" w:color="auto"/>
            <w:left w:val="none" w:sz="0" w:space="0" w:color="auto"/>
            <w:bottom w:val="none" w:sz="0" w:space="0" w:color="auto"/>
            <w:right w:val="none" w:sz="0" w:space="0" w:color="auto"/>
          </w:divBdr>
        </w:div>
      </w:divsChild>
    </w:div>
    <w:div w:id="1481077861">
      <w:bodyDiv w:val="1"/>
      <w:marLeft w:val="0"/>
      <w:marRight w:val="0"/>
      <w:marTop w:val="0"/>
      <w:marBottom w:val="0"/>
      <w:divBdr>
        <w:top w:val="none" w:sz="0" w:space="0" w:color="auto"/>
        <w:left w:val="none" w:sz="0" w:space="0" w:color="auto"/>
        <w:bottom w:val="none" w:sz="0" w:space="0" w:color="auto"/>
        <w:right w:val="none" w:sz="0" w:space="0" w:color="auto"/>
      </w:divBdr>
      <w:divsChild>
        <w:div w:id="1818648322">
          <w:marLeft w:val="640"/>
          <w:marRight w:val="0"/>
          <w:marTop w:val="0"/>
          <w:marBottom w:val="0"/>
          <w:divBdr>
            <w:top w:val="none" w:sz="0" w:space="0" w:color="auto"/>
            <w:left w:val="none" w:sz="0" w:space="0" w:color="auto"/>
            <w:bottom w:val="none" w:sz="0" w:space="0" w:color="auto"/>
            <w:right w:val="none" w:sz="0" w:space="0" w:color="auto"/>
          </w:divBdr>
        </w:div>
        <w:div w:id="1998995609">
          <w:marLeft w:val="640"/>
          <w:marRight w:val="0"/>
          <w:marTop w:val="0"/>
          <w:marBottom w:val="0"/>
          <w:divBdr>
            <w:top w:val="none" w:sz="0" w:space="0" w:color="auto"/>
            <w:left w:val="none" w:sz="0" w:space="0" w:color="auto"/>
            <w:bottom w:val="none" w:sz="0" w:space="0" w:color="auto"/>
            <w:right w:val="none" w:sz="0" w:space="0" w:color="auto"/>
          </w:divBdr>
        </w:div>
        <w:div w:id="1110971642">
          <w:marLeft w:val="640"/>
          <w:marRight w:val="0"/>
          <w:marTop w:val="0"/>
          <w:marBottom w:val="0"/>
          <w:divBdr>
            <w:top w:val="none" w:sz="0" w:space="0" w:color="auto"/>
            <w:left w:val="none" w:sz="0" w:space="0" w:color="auto"/>
            <w:bottom w:val="none" w:sz="0" w:space="0" w:color="auto"/>
            <w:right w:val="none" w:sz="0" w:space="0" w:color="auto"/>
          </w:divBdr>
        </w:div>
        <w:div w:id="1412435034">
          <w:marLeft w:val="640"/>
          <w:marRight w:val="0"/>
          <w:marTop w:val="0"/>
          <w:marBottom w:val="0"/>
          <w:divBdr>
            <w:top w:val="none" w:sz="0" w:space="0" w:color="auto"/>
            <w:left w:val="none" w:sz="0" w:space="0" w:color="auto"/>
            <w:bottom w:val="none" w:sz="0" w:space="0" w:color="auto"/>
            <w:right w:val="none" w:sz="0" w:space="0" w:color="auto"/>
          </w:divBdr>
        </w:div>
        <w:div w:id="1989166655">
          <w:marLeft w:val="640"/>
          <w:marRight w:val="0"/>
          <w:marTop w:val="0"/>
          <w:marBottom w:val="0"/>
          <w:divBdr>
            <w:top w:val="none" w:sz="0" w:space="0" w:color="auto"/>
            <w:left w:val="none" w:sz="0" w:space="0" w:color="auto"/>
            <w:bottom w:val="none" w:sz="0" w:space="0" w:color="auto"/>
            <w:right w:val="none" w:sz="0" w:space="0" w:color="auto"/>
          </w:divBdr>
        </w:div>
        <w:div w:id="1795438735">
          <w:marLeft w:val="640"/>
          <w:marRight w:val="0"/>
          <w:marTop w:val="0"/>
          <w:marBottom w:val="0"/>
          <w:divBdr>
            <w:top w:val="none" w:sz="0" w:space="0" w:color="auto"/>
            <w:left w:val="none" w:sz="0" w:space="0" w:color="auto"/>
            <w:bottom w:val="none" w:sz="0" w:space="0" w:color="auto"/>
            <w:right w:val="none" w:sz="0" w:space="0" w:color="auto"/>
          </w:divBdr>
        </w:div>
        <w:div w:id="1465080632">
          <w:marLeft w:val="640"/>
          <w:marRight w:val="0"/>
          <w:marTop w:val="0"/>
          <w:marBottom w:val="0"/>
          <w:divBdr>
            <w:top w:val="none" w:sz="0" w:space="0" w:color="auto"/>
            <w:left w:val="none" w:sz="0" w:space="0" w:color="auto"/>
            <w:bottom w:val="none" w:sz="0" w:space="0" w:color="auto"/>
            <w:right w:val="none" w:sz="0" w:space="0" w:color="auto"/>
          </w:divBdr>
        </w:div>
        <w:div w:id="574827251">
          <w:marLeft w:val="640"/>
          <w:marRight w:val="0"/>
          <w:marTop w:val="0"/>
          <w:marBottom w:val="0"/>
          <w:divBdr>
            <w:top w:val="none" w:sz="0" w:space="0" w:color="auto"/>
            <w:left w:val="none" w:sz="0" w:space="0" w:color="auto"/>
            <w:bottom w:val="none" w:sz="0" w:space="0" w:color="auto"/>
            <w:right w:val="none" w:sz="0" w:space="0" w:color="auto"/>
          </w:divBdr>
        </w:div>
        <w:div w:id="1190803128">
          <w:marLeft w:val="640"/>
          <w:marRight w:val="0"/>
          <w:marTop w:val="0"/>
          <w:marBottom w:val="0"/>
          <w:divBdr>
            <w:top w:val="none" w:sz="0" w:space="0" w:color="auto"/>
            <w:left w:val="none" w:sz="0" w:space="0" w:color="auto"/>
            <w:bottom w:val="none" w:sz="0" w:space="0" w:color="auto"/>
            <w:right w:val="none" w:sz="0" w:space="0" w:color="auto"/>
          </w:divBdr>
        </w:div>
        <w:div w:id="1263491472">
          <w:marLeft w:val="640"/>
          <w:marRight w:val="0"/>
          <w:marTop w:val="0"/>
          <w:marBottom w:val="0"/>
          <w:divBdr>
            <w:top w:val="none" w:sz="0" w:space="0" w:color="auto"/>
            <w:left w:val="none" w:sz="0" w:space="0" w:color="auto"/>
            <w:bottom w:val="none" w:sz="0" w:space="0" w:color="auto"/>
            <w:right w:val="none" w:sz="0" w:space="0" w:color="auto"/>
          </w:divBdr>
        </w:div>
        <w:div w:id="25566390">
          <w:marLeft w:val="640"/>
          <w:marRight w:val="0"/>
          <w:marTop w:val="0"/>
          <w:marBottom w:val="0"/>
          <w:divBdr>
            <w:top w:val="none" w:sz="0" w:space="0" w:color="auto"/>
            <w:left w:val="none" w:sz="0" w:space="0" w:color="auto"/>
            <w:bottom w:val="none" w:sz="0" w:space="0" w:color="auto"/>
            <w:right w:val="none" w:sz="0" w:space="0" w:color="auto"/>
          </w:divBdr>
        </w:div>
        <w:div w:id="23023680">
          <w:marLeft w:val="640"/>
          <w:marRight w:val="0"/>
          <w:marTop w:val="0"/>
          <w:marBottom w:val="0"/>
          <w:divBdr>
            <w:top w:val="none" w:sz="0" w:space="0" w:color="auto"/>
            <w:left w:val="none" w:sz="0" w:space="0" w:color="auto"/>
            <w:bottom w:val="none" w:sz="0" w:space="0" w:color="auto"/>
            <w:right w:val="none" w:sz="0" w:space="0" w:color="auto"/>
          </w:divBdr>
        </w:div>
        <w:div w:id="898635632">
          <w:marLeft w:val="640"/>
          <w:marRight w:val="0"/>
          <w:marTop w:val="0"/>
          <w:marBottom w:val="0"/>
          <w:divBdr>
            <w:top w:val="none" w:sz="0" w:space="0" w:color="auto"/>
            <w:left w:val="none" w:sz="0" w:space="0" w:color="auto"/>
            <w:bottom w:val="none" w:sz="0" w:space="0" w:color="auto"/>
            <w:right w:val="none" w:sz="0" w:space="0" w:color="auto"/>
          </w:divBdr>
        </w:div>
        <w:div w:id="1009482028">
          <w:marLeft w:val="640"/>
          <w:marRight w:val="0"/>
          <w:marTop w:val="0"/>
          <w:marBottom w:val="0"/>
          <w:divBdr>
            <w:top w:val="none" w:sz="0" w:space="0" w:color="auto"/>
            <w:left w:val="none" w:sz="0" w:space="0" w:color="auto"/>
            <w:bottom w:val="none" w:sz="0" w:space="0" w:color="auto"/>
            <w:right w:val="none" w:sz="0" w:space="0" w:color="auto"/>
          </w:divBdr>
        </w:div>
        <w:div w:id="1141772602">
          <w:marLeft w:val="640"/>
          <w:marRight w:val="0"/>
          <w:marTop w:val="0"/>
          <w:marBottom w:val="0"/>
          <w:divBdr>
            <w:top w:val="none" w:sz="0" w:space="0" w:color="auto"/>
            <w:left w:val="none" w:sz="0" w:space="0" w:color="auto"/>
            <w:bottom w:val="none" w:sz="0" w:space="0" w:color="auto"/>
            <w:right w:val="none" w:sz="0" w:space="0" w:color="auto"/>
          </w:divBdr>
        </w:div>
        <w:div w:id="1919634936">
          <w:marLeft w:val="640"/>
          <w:marRight w:val="0"/>
          <w:marTop w:val="0"/>
          <w:marBottom w:val="0"/>
          <w:divBdr>
            <w:top w:val="none" w:sz="0" w:space="0" w:color="auto"/>
            <w:left w:val="none" w:sz="0" w:space="0" w:color="auto"/>
            <w:bottom w:val="none" w:sz="0" w:space="0" w:color="auto"/>
            <w:right w:val="none" w:sz="0" w:space="0" w:color="auto"/>
          </w:divBdr>
        </w:div>
        <w:div w:id="826556418">
          <w:marLeft w:val="640"/>
          <w:marRight w:val="0"/>
          <w:marTop w:val="0"/>
          <w:marBottom w:val="0"/>
          <w:divBdr>
            <w:top w:val="none" w:sz="0" w:space="0" w:color="auto"/>
            <w:left w:val="none" w:sz="0" w:space="0" w:color="auto"/>
            <w:bottom w:val="none" w:sz="0" w:space="0" w:color="auto"/>
            <w:right w:val="none" w:sz="0" w:space="0" w:color="auto"/>
          </w:divBdr>
        </w:div>
        <w:div w:id="798187529">
          <w:marLeft w:val="640"/>
          <w:marRight w:val="0"/>
          <w:marTop w:val="0"/>
          <w:marBottom w:val="0"/>
          <w:divBdr>
            <w:top w:val="none" w:sz="0" w:space="0" w:color="auto"/>
            <w:left w:val="none" w:sz="0" w:space="0" w:color="auto"/>
            <w:bottom w:val="none" w:sz="0" w:space="0" w:color="auto"/>
            <w:right w:val="none" w:sz="0" w:space="0" w:color="auto"/>
          </w:divBdr>
        </w:div>
        <w:div w:id="1485663426">
          <w:marLeft w:val="640"/>
          <w:marRight w:val="0"/>
          <w:marTop w:val="0"/>
          <w:marBottom w:val="0"/>
          <w:divBdr>
            <w:top w:val="none" w:sz="0" w:space="0" w:color="auto"/>
            <w:left w:val="none" w:sz="0" w:space="0" w:color="auto"/>
            <w:bottom w:val="none" w:sz="0" w:space="0" w:color="auto"/>
            <w:right w:val="none" w:sz="0" w:space="0" w:color="auto"/>
          </w:divBdr>
        </w:div>
        <w:div w:id="1814564416">
          <w:marLeft w:val="640"/>
          <w:marRight w:val="0"/>
          <w:marTop w:val="0"/>
          <w:marBottom w:val="0"/>
          <w:divBdr>
            <w:top w:val="none" w:sz="0" w:space="0" w:color="auto"/>
            <w:left w:val="none" w:sz="0" w:space="0" w:color="auto"/>
            <w:bottom w:val="none" w:sz="0" w:space="0" w:color="auto"/>
            <w:right w:val="none" w:sz="0" w:space="0" w:color="auto"/>
          </w:divBdr>
        </w:div>
        <w:div w:id="871114434">
          <w:marLeft w:val="640"/>
          <w:marRight w:val="0"/>
          <w:marTop w:val="0"/>
          <w:marBottom w:val="0"/>
          <w:divBdr>
            <w:top w:val="none" w:sz="0" w:space="0" w:color="auto"/>
            <w:left w:val="none" w:sz="0" w:space="0" w:color="auto"/>
            <w:bottom w:val="none" w:sz="0" w:space="0" w:color="auto"/>
            <w:right w:val="none" w:sz="0" w:space="0" w:color="auto"/>
          </w:divBdr>
        </w:div>
        <w:div w:id="1671519005">
          <w:marLeft w:val="640"/>
          <w:marRight w:val="0"/>
          <w:marTop w:val="0"/>
          <w:marBottom w:val="0"/>
          <w:divBdr>
            <w:top w:val="none" w:sz="0" w:space="0" w:color="auto"/>
            <w:left w:val="none" w:sz="0" w:space="0" w:color="auto"/>
            <w:bottom w:val="none" w:sz="0" w:space="0" w:color="auto"/>
            <w:right w:val="none" w:sz="0" w:space="0" w:color="auto"/>
          </w:divBdr>
        </w:div>
        <w:div w:id="157117787">
          <w:marLeft w:val="640"/>
          <w:marRight w:val="0"/>
          <w:marTop w:val="0"/>
          <w:marBottom w:val="0"/>
          <w:divBdr>
            <w:top w:val="none" w:sz="0" w:space="0" w:color="auto"/>
            <w:left w:val="none" w:sz="0" w:space="0" w:color="auto"/>
            <w:bottom w:val="none" w:sz="0" w:space="0" w:color="auto"/>
            <w:right w:val="none" w:sz="0" w:space="0" w:color="auto"/>
          </w:divBdr>
        </w:div>
        <w:div w:id="1579093908">
          <w:marLeft w:val="640"/>
          <w:marRight w:val="0"/>
          <w:marTop w:val="0"/>
          <w:marBottom w:val="0"/>
          <w:divBdr>
            <w:top w:val="none" w:sz="0" w:space="0" w:color="auto"/>
            <w:left w:val="none" w:sz="0" w:space="0" w:color="auto"/>
            <w:bottom w:val="none" w:sz="0" w:space="0" w:color="auto"/>
            <w:right w:val="none" w:sz="0" w:space="0" w:color="auto"/>
          </w:divBdr>
        </w:div>
        <w:div w:id="903761751">
          <w:marLeft w:val="640"/>
          <w:marRight w:val="0"/>
          <w:marTop w:val="0"/>
          <w:marBottom w:val="0"/>
          <w:divBdr>
            <w:top w:val="none" w:sz="0" w:space="0" w:color="auto"/>
            <w:left w:val="none" w:sz="0" w:space="0" w:color="auto"/>
            <w:bottom w:val="none" w:sz="0" w:space="0" w:color="auto"/>
            <w:right w:val="none" w:sz="0" w:space="0" w:color="auto"/>
          </w:divBdr>
        </w:div>
        <w:div w:id="1844011254">
          <w:marLeft w:val="640"/>
          <w:marRight w:val="0"/>
          <w:marTop w:val="0"/>
          <w:marBottom w:val="0"/>
          <w:divBdr>
            <w:top w:val="none" w:sz="0" w:space="0" w:color="auto"/>
            <w:left w:val="none" w:sz="0" w:space="0" w:color="auto"/>
            <w:bottom w:val="none" w:sz="0" w:space="0" w:color="auto"/>
            <w:right w:val="none" w:sz="0" w:space="0" w:color="auto"/>
          </w:divBdr>
        </w:div>
        <w:div w:id="1329677530">
          <w:marLeft w:val="640"/>
          <w:marRight w:val="0"/>
          <w:marTop w:val="0"/>
          <w:marBottom w:val="0"/>
          <w:divBdr>
            <w:top w:val="none" w:sz="0" w:space="0" w:color="auto"/>
            <w:left w:val="none" w:sz="0" w:space="0" w:color="auto"/>
            <w:bottom w:val="none" w:sz="0" w:space="0" w:color="auto"/>
            <w:right w:val="none" w:sz="0" w:space="0" w:color="auto"/>
          </w:divBdr>
        </w:div>
        <w:div w:id="2034766388">
          <w:marLeft w:val="640"/>
          <w:marRight w:val="0"/>
          <w:marTop w:val="0"/>
          <w:marBottom w:val="0"/>
          <w:divBdr>
            <w:top w:val="none" w:sz="0" w:space="0" w:color="auto"/>
            <w:left w:val="none" w:sz="0" w:space="0" w:color="auto"/>
            <w:bottom w:val="none" w:sz="0" w:space="0" w:color="auto"/>
            <w:right w:val="none" w:sz="0" w:space="0" w:color="auto"/>
          </w:divBdr>
        </w:div>
        <w:div w:id="1822892185">
          <w:marLeft w:val="640"/>
          <w:marRight w:val="0"/>
          <w:marTop w:val="0"/>
          <w:marBottom w:val="0"/>
          <w:divBdr>
            <w:top w:val="none" w:sz="0" w:space="0" w:color="auto"/>
            <w:left w:val="none" w:sz="0" w:space="0" w:color="auto"/>
            <w:bottom w:val="none" w:sz="0" w:space="0" w:color="auto"/>
            <w:right w:val="none" w:sz="0" w:space="0" w:color="auto"/>
          </w:divBdr>
        </w:div>
        <w:div w:id="612172735">
          <w:marLeft w:val="640"/>
          <w:marRight w:val="0"/>
          <w:marTop w:val="0"/>
          <w:marBottom w:val="0"/>
          <w:divBdr>
            <w:top w:val="none" w:sz="0" w:space="0" w:color="auto"/>
            <w:left w:val="none" w:sz="0" w:space="0" w:color="auto"/>
            <w:bottom w:val="none" w:sz="0" w:space="0" w:color="auto"/>
            <w:right w:val="none" w:sz="0" w:space="0" w:color="auto"/>
          </w:divBdr>
        </w:div>
        <w:div w:id="887685829">
          <w:marLeft w:val="640"/>
          <w:marRight w:val="0"/>
          <w:marTop w:val="0"/>
          <w:marBottom w:val="0"/>
          <w:divBdr>
            <w:top w:val="none" w:sz="0" w:space="0" w:color="auto"/>
            <w:left w:val="none" w:sz="0" w:space="0" w:color="auto"/>
            <w:bottom w:val="none" w:sz="0" w:space="0" w:color="auto"/>
            <w:right w:val="none" w:sz="0" w:space="0" w:color="auto"/>
          </w:divBdr>
        </w:div>
        <w:div w:id="1313407816">
          <w:marLeft w:val="640"/>
          <w:marRight w:val="0"/>
          <w:marTop w:val="0"/>
          <w:marBottom w:val="0"/>
          <w:divBdr>
            <w:top w:val="none" w:sz="0" w:space="0" w:color="auto"/>
            <w:left w:val="none" w:sz="0" w:space="0" w:color="auto"/>
            <w:bottom w:val="none" w:sz="0" w:space="0" w:color="auto"/>
            <w:right w:val="none" w:sz="0" w:space="0" w:color="auto"/>
          </w:divBdr>
        </w:div>
      </w:divsChild>
    </w:div>
    <w:div w:id="1491364088">
      <w:bodyDiv w:val="1"/>
      <w:marLeft w:val="0"/>
      <w:marRight w:val="0"/>
      <w:marTop w:val="0"/>
      <w:marBottom w:val="0"/>
      <w:divBdr>
        <w:top w:val="none" w:sz="0" w:space="0" w:color="auto"/>
        <w:left w:val="none" w:sz="0" w:space="0" w:color="auto"/>
        <w:bottom w:val="none" w:sz="0" w:space="0" w:color="auto"/>
        <w:right w:val="none" w:sz="0" w:space="0" w:color="auto"/>
      </w:divBdr>
      <w:divsChild>
        <w:div w:id="1359772279">
          <w:marLeft w:val="640"/>
          <w:marRight w:val="0"/>
          <w:marTop w:val="0"/>
          <w:marBottom w:val="0"/>
          <w:divBdr>
            <w:top w:val="none" w:sz="0" w:space="0" w:color="auto"/>
            <w:left w:val="none" w:sz="0" w:space="0" w:color="auto"/>
            <w:bottom w:val="none" w:sz="0" w:space="0" w:color="auto"/>
            <w:right w:val="none" w:sz="0" w:space="0" w:color="auto"/>
          </w:divBdr>
        </w:div>
        <w:div w:id="1434668206">
          <w:marLeft w:val="640"/>
          <w:marRight w:val="0"/>
          <w:marTop w:val="0"/>
          <w:marBottom w:val="0"/>
          <w:divBdr>
            <w:top w:val="none" w:sz="0" w:space="0" w:color="auto"/>
            <w:left w:val="none" w:sz="0" w:space="0" w:color="auto"/>
            <w:bottom w:val="none" w:sz="0" w:space="0" w:color="auto"/>
            <w:right w:val="none" w:sz="0" w:space="0" w:color="auto"/>
          </w:divBdr>
        </w:div>
        <w:div w:id="1034765268">
          <w:marLeft w:val="640"/>
          <w:marRight w:val="0"/>
          <w:marTop w:val="0"/>
          <w:marBottom w:val="0"/>
          <w:divBdr>
            <w:top w:val="none" w:sz="0" w:space="0" w:color="auto"/>
            <w:left w:val="none" w:sz="0" w:space="0" w:color="auto"/>
            <w:bottom w:val="none" w:sz="0" w:space="0" w:color="auto"/>
            <w:right w:val="none" w:sz="0" w:space="0" w:color="auto"/>
          </w:divBdr>
        </w:div>
        <w:div w:id="1112439907">
          <w:marLeft w:val="640"/>
          <w:marRight w:val="0"/>
          <w:marTop w:val="0"/>
          <w:marBottom w:val="0"/>
          <w:divBdr>
            <w:top w:val="none" w:sz="0" w:space="0" w:color="auto"/>
            <w:left w:val="none" w:sz="0" w:space="0" w:color="auto"/>
            <w:bottom w:val="none" w:sz="0" w:space="0" w:color="auto"/>
            <w:right w:val="none" w:sz="0" w:space="0" w:color="auto"/>
          </w:divBdr>
        </w:div>
        <w:div w:id="319817916">
          <w:marLeft w:val="640"/>
          <w:marRight w:val="0"/>
          <w:marTop w:val="0"/>
          <w:marBottom w:val="0"/>
          <w:divBdr>
            <w:top w:val="none" w:sz="0" w:space="0" w:color="auto"/>
            <w:left w:val="none" w:sz="0" w:space="0" w:color="auto"/>
            <w:bottom w:val="none" w:sz="0" w:space="0" w:color="auto"/>
            <w:right w:val="none" w:sz="0" w:space="0" w:color="auto"/>
          </w:divBdr>
        </w:div>
        <w:div w:id="467086173">
          <w:marLeft w:val="640"/>
          <w:marRight w:val="0"/>
          <w:marTop w:val="0"/>
          <w:marBottom w:val="0"/>
          <w:divBdr>
            <w:top w:val="none" w:sz="0" w:space="0" w:color="auto"/>
            <w:left w:val="none" w:sz="0" w:space="0" w:color="auto"/>
            <w:bottom w:val="none" w:sz="0" w:space="0" w:color="auto"/>
            <w:right w:val="none" w:sz="0" w:space="0" w:color="auto"/>
          </w:divBdr>
        </w:div>
        <w:div w:id="344216360">
          <w:marLeft w:val="640"/>
          <w:marRight w:val="0"/>
          <w:marTop w:val="0"/>
          <w:marBottom w:val="0"/>
          <w:divBdr>
            <w:top w:val="none" w:sz="0" w:space="0" w:color="auto"/>
            <w:left w:val="none" w:sz="0" w:space="0" w:color="auto"/>
            <w:bottom w:val="none" w:sz="0" w:space="0" w:color="auto"/>
            <w:right w:val="none" w:sz="0" w:space="0" w:color="auto"/>
          </w:divBdr>
        </w:div>
        <w:div w:id="1394816170">
          <w:marLeft w:val="640"/>
          <w:marRight w:val="0"/>
          <w:marTop w:val="0"/>
          <w:marBottom w:val="0"/>
          <w:divBdr>
            <w:top w:val="none" w:sz="0" w:space="0" w:color="auto"/>
            <w:left w:val="none" w:sz="0" w:space="0" w:color="auto"/>
            <w:bottom w:val="none" w:sz="0" w:space="0" w:color="auto"/>
            <w:right w:val="none" w:sz="0" w:space="0" w:color="auto"/>
          </w:divBdr>
        </w:div>
        <w:div w:id="1978606409">
          <w:marLeft w:val="640"/>
          <w:marRight w:val="0"/>
          <w:marTop w:val="0"/>
          <w:marBottom w:val="0"/>
          <w:divBdr>
            <w:top w:val="none" w:sz="0" w:space="0" w:color="auto"/>
            <w:left w:val="none" w:sz="0" w:space="0" w:color="auto"/>
            <w:bottom w:val="none" w:sz="0" w:space="0" w:color="auto"/>
            <w:right w:val="none" w:sz="0" w:space="0" w:color="auto"/>
          </w:divBdr>
        </w:div>
        <w:div w:id="712972119">
          <w:marLeft w:val="640"/>
          <w:marRight w:val="0"/>
          <w:marTop w:val="0"/>
          <w:marBottom w:val="0"/>
          <w:divBdr>
            <w:top w:val="none" w:sz="0" w:space="0" w:color="auto"/>
            <w:left w:val="none" w:sz="0" w:space="0" w:color="auto"/>
            <w:bottom w:val="none" w:sz="0" w:space="0" w:color="auto"/>
            <w:right w:val="none" w:sz="0" w:space="0" w:color="auto"/>
          </w:divBdr>
        </w:div>
        <w:div w:id="100803854">
          <w:marLeft w:val="640"/>
          <w:marRight w:val="0"/>
          <w:marTop w:val="0"/>
          <w:marBottom w:val="0"/>
          <w:divBdr>
            <w:top w:val="none" w:sz="0" w:space="0" w:color="auto"/>
            <w:left w:val="none" w:sz="0" w:space="0" w:color="auto"/>
            <w:bottom w:val="none" w:sz="0" w:space="0" w:color="auto"/>
            <w:right w:val="none" w:sz="0" w:space="0" w:color="auto"/>
          </w:divBdr>
        </w:div>
        <w:div w:id="434595319">
          <w:marLeft w:val="640"/>
          <w:marRight w:val="0"/>
          <w:marTop w:val="0"/>
          <w:marBottom w:val="0"/>
          <w:divBdr>
            <w:top w:val="none" w:sz="0" w:space="0" w:color="auto"/>
            <w:left w:val="none" w:sz="0" w:space="0" w:color="auto"/>
            <w:bottom w:val="none" w:sz="0" w:space="0" w:color="auto"/>
            <w:right w:val="none" w:sz="0" w:space="0" w:color="auto"/>
          </w:divBdr>
        </w:div>
        <w:div w:id="1657495017">
          <w:marLeft w:val="640"/>
          <w:marRight w:val="0"/>
          <w:marTop w:val="0"/>
          <w:marBottom w:val="0"/>
          <w:divBdr>
            <w:top w:val="none" w:sz="0" w:space="0" w:color="auto"/>
            <w:left w:val="none" w:sz="0" w:space="0" w:color="auto"/>
            <w:bottom w:val="none" w:sz="0" w:space="0" w:color="auto"/>
            <w:right w:val="none" w:sz="0" w:space="0" w:color="auto"/>
          </w:divBdr>
        </w:div>
        <w:div w:id="1445154720">
          <w:marLeft w:val="640"/>
          <w:marRight w:val="0"/>
          <w:marTop w:val="0"/>
          <w:marBottom w:val="0"/>
          <w:divBdr>
            <w:top w:val="none" w:sz="0" w:space="0" w:color="auto"/>
            <w:left w:val="none" w:sz="0" w:space="0" w:color="auto"/>
            <w:bottom w:val="none" w:sz="0" w:space="0" w:color="auto"/>
            <w:right w:val="none" w:sz="0" w:space="0" w:color="auto"/>
          </w:divBdr>
        </w:div>
        <w:div w:id="1583250893">
          <w:marLeft w:val="640"/>
          <w:marRight w:val="0"/>
          <w:marTop w:val="0"/>
          <w:marBottom w:val="0"/>
          <w:divBdr>
            <w:top w:val="none" w:sz="0" w:space="0" w:color="auto"/>
            <w:left w:val="none" w:sz="0" w:space="0" w:color="auto"/>
            <w:bottom w:val="none" w:sz="0" w:space="0" w:color="auto"/>
            <w:right w:val="none" w:sz="0" w:space="0" w:color="auto"/>
          </w:divBdr>
        </w:div>
        <w:div w:id="1495948890">
          <w:marLeft w:val="640"/>
          <w:marRight w:val="0"/>
          <w:marTop w:val="0"/>
          <w:marBottom w:val="0"/>
          <w:divBdr>
            <w:top w:val="none" w:sz="0" w:space="0" w:color="auto"/>
            <w:left w:val="none" w:sz="0" w:space="0" w:color="auto"/>
            <w:bottom w:val="none" w:sz="0" w:space="0" w:color="auto"/>
            <w:right w:val="none" w:sz="0" w:space="0" w:color="auto"/>
          </w:divBdr>
        </w:div>
        <w:div w:id="1060906918">
          <w:marLeft w:val="640"/>
          <w:marRight w:val="0"/>
          <w:marTop w:val="0"/>
          <w:marBottom w:val="0"/>
          <w:divBdr>
            <w:top w:val="none" w:sz="0" w:space="0" w:color="auto"/>
            <w:left w:val="none" w:sz="0" w:space="0" w:color="auto"/>
            <w:bottom w:val="none" w:sz="0" w:space="0" w:color="auto"/>
            <w:right w:val="none" w:sz="0" w:space="0" w:color="auto"/>
          </w:divBdr>
        </w:div>
        <w:div w:id="748386194">
          <w:marLeft w:val="640"/>
          <w:marRight w:val="0"/>
          <w:marTop w:val="0"/>
          <w:marBottom w:val="0"/>
          <w:divBdr>
            <w:top w:val="none" w:sz="0" w:space="0" w:color="auto"/>
            <w:left w:val="none" w:sz="0" w:space="0" w:color="auto"/>
            <w:bottom w:val="none" w:sz="0" w:space="0" w:color="auto"/>
            <w:right w:val="none" w:sz="0" w:space="0" w:color="auto"/>
          </w:divBdr>
        </w:div>
        <w:div w:id="1037656260">
          <w:marLeft w:val="640"/>
          <w:marRight w:val="0"/>
          <w:marTop w:val="0"/>
          <w:marBottom w:val="0"/>
          <w:divBdr>
            <w:top w:val="none" w:sz="0" w:space="0" w:color="auto"/>
            <w:left w:val="none" w:sz="0" w:space="0" w:color="auto"/>
            <w:bottom w:val="none" w:sz="0" w:space="0" w:color="auto"/>
            <w:right w:val="none" w:sz="0" w:space="0" w:color="auto"/>
          </w:divBdr>
        </w:div>
        <w:div w:id="1637756309">
          <w:marLeft w:val="640"/>
          <w:marRight w:val="0"/>
          <w:marTop w:val="0"/>
          <w:marBottom w:val="0"/>
          <w:divBdr>
            <w:top w:val="none" w:sz="0" w:space="0" w:color="auto"/>
            <w:left w:val="none" w:sz="0" w:space="0" w:color="auto"/>
            <w:bottom w:val="none" w:sz="0" w:space="0" w:color="auto"/>
            <w:right w:val="none" w:sz="0" w:space="0" w:color="auto"/>
          </w:divBdr>
        </w:div>
        <w:div w:id="844827974">
          <w:marLeft w:val="640"/>
          <w:marRight w:val="0"/>
          <w:marTop w:val="0"/>
          <w:marBottom w:val="0"/>
          <w:divBdr>
            <w:top w:val="none" w:sz="0" w:space="0" w:color="auto"/>
            <w:left w:val="none" w:sz="0" w:space="0" w:color="auto"/>
            <w:bottom w:val="none" w:sz="0" w:space="0" w:color="auto"/>
            <w:right w:val="none" w:sz="0" w:space="0" w:color="auto"/>
          </w:divBdr>
        </w:div>
        <w:div w:id="1335844430">
          <w:marLeft w:val="640"/>
          <w:marRight w:val="0"/>
          <w:marTop w:val="0"/>
          <w:marBottom w:val="0"/>
          <w:divBdr>
            <w:top w:val="none" w:sz="0" w:space="0" w:color="auto"/>
            <w:left w:val="none" w:sz="0" w:space="0" w:color="auto"/>
            <w:bottom w:val="none" w:sz="0" w:space="0" w:color="auto"/>
            <w:right w:val="none" w:sz="0" w:space="0" w:color="auto"/>
          </w:divBdr>
        </w:div>
        <w:div w:id="1960183857">
          <w:marLeft w:val="640"/>
          <w:marRight w:val="0"/>
          <w:marTop w:val="0"/>
          <w:marBottom w:val="0"/>
          <w:divBdr>
            <w:top w:val="none" w:sz="0" w:space="0" w:color="auto"/>
            <w:left w:val="none" w:sz="0" w:space="0" w:color="auto"/>
            <w:bottom w:val="none" w:sz="0" w:space="0" w:color="auto"/>
            <w:right w:val="none" w:sz="0" w:space="0" w:color="auto"/>
          </w:divBdr>
        </w:div>
        <w:div w:id="1164857038">
          <w:marLeft w:val="640"/>
          <w:marRight w:val="0"/>
          <w:marTop w:val="0"/>
          <w:marBottom w:val="0"/>
          <w:divBdr>
            <w:top w:val="none" w:sz="0" w:space="0" w:color="auto"/>
            <w:left w:val="none" w:sz="0" w:space="0" w:color="auto"/>
            <w:bottom w:val="none" w:sz="0" w:space="0" w:color="auto"/>
            <w:right w:val="none" w:sz="0" w:space="0" w:color="auto"/>
          </w:divBdr>
        </w:div>
        <w:div w:id="1485583318">
          <w:marLeft w:val="640"/>
          <w:marRight w:val="0"/>
          <w:marTop w:val="0"/>
          <w:marBottom w:val="0"/>
          <w:divBdr>
            <w:top w:val="none" w:sz="0" w:space="0" w:color="auto"/>
            <w:left w:val="none" w:sz="0" w:space="0" w:color="auto"/>
            <w:bottom w:val="none" w:sz="0" w:space="0" w:color="auto"/>
            <w:right w:val="none" w:sz="0" w:space="0" w:color="auto"/>
          </w:divBdr>
        </w:div>
        <w:div w:id="949317825">
          <w:marLeft w:val="640"/>
          <w:marRight w:val="0"/>
          <w:marTop w:val="0"/>
          <w:marBottom w:val="0"/>
          <w:divBdr>
            <w:top w:val="none" w:sz="0" w:space="0" w:color="auto"/>
            <w:left w:val="none" w:sz="0" w:space="0" w:color="auto"/>
            <w:bottom w:val="none" w:sz="0" w:space="0" w:color="auto"/>
            <w:right w:val="none" w:sz="0" w:space="0" w:color="auto"/>
          </w:divBdr>
        </w:div>
        <w:div w:id="1036270863">
          <w:marLeft w:val="640"/>
          <w:marRight w:val="0"/>
          <w:marTop w:val="0"/>
          <w:marBottom w:val="0"/>
          <w:divBdr>
            <w:top w:val="none" w:sz="0" w:space="0" w:color="auto"/>
            <w:left w:val="none" w:sz="0" w:space="0" w:color="auto"/>
            <w:bottom w:val="none" w:sz="0" w:space="0" w:color="auto"/>
            <w:right w:val="none" w:sz="0" w:space="0" w:color="auto"/>
          </w:divBdr>
        </w:div>
        <w:div w:id="2058166343">
          <w:marLeft w:val="640"/>
          <w:marRight w:val="0"/>
          <w:marTop w:val="0"/>
          <w:marBottom w:val="0"/>
          <w:divBdr>
            <w:top w:val="none" w:sz="0" w:space="0" w:color="auto"/>
            <w:left w:val="none" w:sz="0" w:space="0" w:color="auto"/>
            <w:bottom w:val="none" w:sz="0" w:space="0" w:color="auto"/>
            <w:right w:val="none" w:sz="0" w:space="0" w:color="auto"/>
          </w:divBdr>
        </w:div>
      </w:divsChild>
    </w:div>
    <w:div w:id="1570774553">
      <w:bodyDiv w:val="1"/>
      <w:marLeft w:val="0"/>
      <w:marRight w:val="0"/>
      <w:marTop w:val="0"/>
      <w:marBottom w:val="0"/>
      <w:divBdr>
        <w:top w:val="none" w:sz="0" w:space="0" w:color="auto"/>
        <w:left w:val="none" w:sz="0" w:space="0" w:color="auto"/>
        <w:bottom w:val="none" w:sz="0" w:space="0" w:color="auto"/>
        <w:right w:val="none" w:sz="0" w:space="0" w:color="auto"/>
      </w:divBdr>
      <w:divsChild>
        <w:div w:id="1587374053">
          <w:marLeft w:val="640"/>
          <w:marRight w:val="0"/>
          <w:marTop w:val="0"/>
          <w:marBottom w:val="0"/>
          <w:divBdr>
            <w:top w:val="none" w:sz="0" w:space="0" w:color="auto"/>
            <w:left w:val="none" w:sz="0" w:space="0" w:color="auto"/>
            <w:bottom w:val="none" w:sz="0" w:space="0" w:color="auto"/>
            <w:right w:val="none" w:sz="0" w:space="0" w:color="auto"/>
          </w:divBdr>
        </w:div>
        <w:div w:id="1838880683">
          <w:marLeft w:val="640"/>
          <w:marRight w:val="0"/>
          <w:marTop w:val="0"/>
          <w:marBottom w:val="0"/>
          <w:divBdr>
            <w:top w:val="none" w:sz="0" w:space="0" w:color="auto"/>
            <w:left w:val="none" w:sz="0" w:space="0" w:color="auto"/>
            <w:bottom w:val="none" w:sz="0" w:space="0" w:color="auto"/>
            <w:right w:val="none" w:sz="0" w:space="0" w:color="auto"/>
          </w:divBdr>
        </w:div>
        <w:div w:id="2072922043">
          <w:marLeft w:val="640"/>
          <w:marRight w:val="0"/>
          <w:marTop w:val="0"/>
          <w:marBottom w:val="0"/>
          <w:divBdr>
            <w:top w:val="none" w:sz="0" w:space="0" w:color="auto"/>
            <w:left w:val="none" w:sz="0" w:space="0" w:color="auto"/>
            <w:bottom w:val="none" w:sz="0" w:space="0" w:color="auto"/>
            <w:right w:val="none" w:sz="0" w:space="0" w:color="auto"/>
          </w:divBdr>
        </w:div>
        <w:div w:id="1561474633">
          <w:marLeft w:val="640"/>
          <w:marRight w:val="0"/>
          <w:marTop w:val="0"/>
          <w:marBottom w:val="0"/>
          <w:divBdr>
            <w:top w:val="none" w:sz="0" w:space="0" w:color="auto"/>
            <w:left w:val="none" w:sz="0" w:space="0" w:color="auto"/>
            <w:bottom w:val="none" w:sz="0" w:space="0" w:color="auto"/>
            <w:right w:val="none" w:sz="0" w:space="0" w:color="auto"/>
          </w:divBdr>
        </w:div>
        <w:div w:id="721246246">
          <w:marLeft w:val="640"/>
          <w:marRight w:val="0"/>
          <w:marTop w:val="0"/>
          <w:marBottom w:val="0"/>
          <w:divBdr>
            <w:top w:val="none" w:sz="0" w:space="0" w:color="auto"/>
            <w:left w:val="none" w:sz="0" w:space="0" w:color="auto"/>
            <w:bottom w:val="none" w:sz="0" w:space="0" w:color="auto"/>
            <w:right w:val="none" w:sz="0" w:space="0" w:color="auto"/>
          </w:divBdr>
        </w:div>
        <w:div w:id="1189418092">
          <w:marLeft w:val="640"/>
          <w:marRight w:val="0"/>
          <w:marTop w:val="0"/>
          <w:marBottom w:val="0"/>
          <w:divBdr>
            <w:top w:val="none" w:sz="0" w:space="0" w:color="auto"/>
            <w:left w:val="none" w:sz="0" w:space="0" w:color="auto"/>
            <w:bottom w:val="none" w:sz="0" w:space="0" w:color="auto"/>
            <w:right w:val="none" w:sz="0" w:space="0" w:color="auto"/>
          </w:divBdr>
        </w:div>
        <w:div w:id="2081904153">
          <w:marLeft w:val="640"/>
          <w:marRight w:val="0"/>
          <w:marTop w:val="0"/>
          <w:marBottom w:val="0"/>
          <w:divBdr>
            <w:top w:val="none" w:sz="0" w:space="0" w:color="auto"/>
            <w:left w:val="none" w:sz="0" w:space="0" w:color="auto"/>
            <w:bottom w:val="none" w:sz="0" w:space="0" w:color="auto"/>
            <w:right w:val="none" w:sz="0" w:space="0" w:color="auto"/>
          </w:divBdr>
        </w:div>
        <w:div w:id="288055421">
          <w:marLeft w:val="640"/>
          <w:marRight w:val="0"/>
          <w:marTop w:val="0"/>
          <w:marBottom w:val="0"/>
          <w:divBdr>
            <w:top w:val="none" w:sz="0" w:space="0" w:color="auto"/>
            <w:left w:val="none" w:sz="0" w:space="0" w:color="auto"/>
            <w:bottom w:val="none" w:sz="0" w:space="0" w:color="auto"/>
            <w:right w:val="none" w:sz="0" w:space="0" w:color="auto"/>
          </w:divBdr>
        </w:div>
        <w:div w:id="1117069782">
          <w:marLeft w:val="640"/>
          <w:marRight w:val="0"/>
          <w:marTop w:val="0"/>
          <w:marBottom w:val="0"/>
          <w:divBdr>
            <w:top w:val="none" w:sz="0" w:space="0" w:color="auto"/>
            <w:left w:val="none" w:sz="0" w:space="0" w:color="auto"/>
            <w:bottom w:val="none" w:sz="0" w:space="0" w:color="auto"/>
            <w:right w:val="none" w:sz="0" w:space="0" w:color="auto"/>
          </w:divBdr>
        </w:div>
        <w:div w:id="733551644">
          <w:marLeft w:val="640"/>
          <w:marRight w:val="0"/>
          <w:marTop w:val="0"/>
          <w:marBottom w:val="0"/>
          <w:divBdr>
            <w:top w:val="none" w:sz="0" w:space="0" w:color="auto"/>
            <w:left w:val="none" w:sz="0" w:space="0" w:color="auto"/>
            <w:bottom w:val="none" w:sz="0" w:space="0" w:color="auto"/>
            <w:right w:val="none" w:sz="0" w:space="0" w:color="auto"/>
          </w:divBdr>
        </w:div>
        <w:div w:id="1797748018">
          <w:marLeft w:val="640"/>
          <w:marRight w:val="0"/>
          <w:marTop w:val="0"/>
          <w:marBottom w:val="0"/>
          <w:divBdr>
            <w:top w:val="none" w:sz="0" w:space="0" w:color="auto"/>
            <w:left w:val="none" w:sz="0" w:space="0" w:color="auto"/>
            <w:bottom w:val="none" w:sz="0" w:space="0" w:color="auto"/>
            <w:right w:val="none" w:sz="0" w:space="0" w:color="auto"/>
          </w:divBdr>
        </w:div>
        <w:div w:id="648553504">
          <w:marLeft w:val="640"/>
          <w:marRight w:val="0"/>
          <w:marTop w:val="0"/>
          <w:marBottom w:val="0"/>
          <w:divBdr>
            <w:top w:val="none" w:sz="0" w:space="0" w:color="auto"/>
            <w:left w:val="none" w:sz="0" w:space="0" w:color="auto"/>
            <w:bottom w:val="none" w:sz="0" w:space="0" w:color="auto"/>
            <w:right w:val="none" w:sz="0" w:space="0" w:color="auto"/>
          </w:divBdr>
        </w:div>
        <w:div w:id="1856192390">
          <w:marLeft w:val="640"/>
          <w:marRight w:val="0"/>
          <w:marTop w:val="0"/>
          <w:marBottom w:val="0"/>
          <w:divBdr>
            <w:top w:val="none" w:sz="0" w:space="0" w:color="auto"/>
            <w:left w:val="none" w:sz="0" w:space="0" w:color="auto"/>
            <w:bottom w:val="none" w:sz="0" w:space="0" w:color="auto"/>
            <w:right w:val="none" w:sz="0" w:space="0" w:color="auto"/>
          </w:divBdr>
        </w:div>
        <w:div w:id="519781948">
          <w:marLeft w:val="640"/>
          <w:marRight w:val="0"/>
          <w:marTop w:val="0"/>
          <w:marBottom w:val="0"/>
          <w:divBdr>
            <w:top w:val="none" w:sz="0" w:space="0" w:color="auto"/>
            <w:left w:val="none" w:sz="0" w:space="0" w:color="auto"/>
            <w:bottom w:val="none" w:sz="0" w:space="0" w:color="auto"/>
            <w:right w:val="none" w:sz="0" w:space="0" w:color="auto"/>
          </w:divBdr>
        </w:div>
        <w:div w:id="647369952">
          <w:marLeft w:val="640"/>
          <w:marRight w:val="0"/>
          <w:marTop w:val="0"/>
          <w:marBottom w:val="0"/>
          <w:divBdr>
            <w:top w:val="none" w:sz="0" w:space="0" w:color="auto"/>
            <w:left w:val="none" w:sz="0" w:space="0" w:color="auto"/>
            <w:bottom w:val="none" w:sz="0" w:space="0" w:color="auto"/>
            <w:right w:val="none" w:sz="0" w:space="0" w:color="auto"/>
          </w:divBdr>
        </w:div>
        <w:div w:id="1690914304">
          <w:marLeft w:val="640"/>
          <w:marRight w:val="0"/>
          <w:marTop w:val="0"/>
          <w:marBottom w:val="0"/>
          <w:divBdr>
            <w:top w:val="none" w:sz="0" w:space="0" w:color="auto"/>
            <w:left w:val="none" w:sz="0" w:space="0" w:color="auto"/>
            <w:bottom w:val="none" w:sz="0" w:space="0" w:color="auto"/>
            <w:right w:val="none" w:sz="0" w:space="0" w:color="auto"/>
          </w:divBdr>
        </w:div>
        <w:div w:id="40516132">
          <w:marLeft w:val="640"/>
          <w:marRight w:val="0"/>
          <w:marTop w:val="0"/>
          <w:marBottom w:val="0"/>
          <w:divBdr>
            <w:top w:val="none" w:sz="0" w:space="0" w:color="auto"/>
            <w:left w:val="none" w:sz="0" w:space="0" w:color="auto"/>
            <w:bottom w:val="none" w:sz="0" w:space="0" w:color="auto"/>
            <w:right w:val="none" w:sz="0" w:space="0" w:color="auto"/>
          </w:divBdr>
        </w:div>
        <w:div w:id="592127399">
          <w:marLeft w:val="640"/>
          <w:marRight w:val="0"/>
          <w:marTop w:val="0"/>
          <w:marBottom w:val="0"/>
          <w:divBdr>
            <w:top w:val="none" w:sz="0" w:space="0" w:color="auto"/>
            <w:left w:val="none" w:sz="0" w:space="0" w:color="auto"/>
            <w:bottom w:val="none" w:sz="0" w:space="0" w:color="auto"/>
            <w:right w:val="none" w:sz="0" w:space="0" w:color="auto"/>
          </w:divBdr>
        </w:div>
        <w:div w:id="2090499484">
          <w:marLeft w:val="640"/>
          <w:marRight w:val="0"/>
          <w:marTop w:val="0"/>
          <w:marBottom w:val="0"/>
          <w:divBdr>
            <w:top w:val="none" w:sz="0" w:space="0" w:color="auto"/>
            <w:left w:val="none" w:sz="0" w:space="0" w:color="auto"/>
            <w:bottom w:val="none" w:sz="0" w:space="0" w:color="auto"/>
            <w:right w:val="none" w:sz="0" w:space="0" w:color="auto"/>
          </w:divBdr>
        </w:div>
        <w:div w:id="74132633">
          <w:marLeft w:val="640"/>
          <w:marRight w:val="0"/>
          <w:marTop w:val="0"/>
          <w:marBottom w:val="0"/>
          <w:divBdr>
            <w:top w:val="none" w:sz="0" w:space="0" w:color="auto"/>
            <w:left w:val="none" w:sz="0" w:space="0" w:color="auto"/>
            <w:bottom w:val="none" w:sz="0" w:space="0" w:color="auto"/>
            <w:right w:val="none" w:sz="0" w:space="0" w:color="auto"/>
          </w:divBdr>
        </w:div>
        <w:div w:id="210920468">
          <w:marLeft w:val="640"/>
          <w:marRight w:val="0"/>
          <w:marTop w:val="0"/>
          <w:marBottom w:val="0"/>
          <w:divBdr>
            <w:top w:val="none" w:sz="0" w:space="0" w:color="auto"/>
            <w:left w:val="none" w:sz="0" w:space="0" w:color="auto"/>
            <w:bottom w:val="none" w:sz="0" w:space="0" w:color="auto"/>
            <w:right w:val="none" w:sz="0" w:space="0" w:color="auto"/>
          </w:divBdr>
        </w:div>
        <w:div w:id="1996182853">
          <w:marLeft w:val="640"/>
          <w:marRight w:val="0"/>
          <w:marTop w:val="0"/>
          <w:marBottom w:val="0"/>
          <w:divBdr>
            <w:top w:val="none" w:sz="0" w:space="0" w:color="auto"/>
            <w:left w:val="none" w:sz="0" w:space="0" w:color="auto"/>
            <w:bottom w:val="none" w:sz="0" w:space="0" w:color="auto"/>
            <w:right w:val="none" w:sz="0" w:space="0" w:color="auto"/>
          </w:divBdr>
        </w:div>
        <w:div w:id="1809009937">
          <w:marLeft w:val="640"/>
          <w:marRight w:val="0"/>
          <w:marTop w:val="0"/>
          <w:marBottom w:val="0"/>
          <w:divBdr>
            <w:top w:val="none" w:sz="0" w:space="0" w:color="auto"/>
            <w:left w:val="none" w:sz="0" w:space="0" w:color="auto"/>
            <w:bottom w:val="none" w:sz="0" w:space="0" w:color="auto"/>
            <w:right w:val="none" w:sz="0" w:space="0" w:color="auto"/>
          </w:divBdr>
        </w:div>
        <w:div w:id="596405844">
          <w:marLeft w:val="640"/>
          <w:marRight w:val="0"/>
          <w:marTop w:val="0"/>
          <w:marBottom w:val="0"/>
          <w:divBdr>
            <w:top w:val="none" w:sz="0" w:space="0" w:color="auto"/>
            <w:left w:val="none" w:sz="0" w:space="0" w:color="auto"/>
            <w:bottom w:val="none" w:sz="0" w:space="0" w:color="auto"/>
            <w:right w:val="none" w:sz="0" w:space="0" w:color="auto"/>
          </w:divBdr>
        </w:div>
        <w:div w:id="994143378">
          <w:marLeft w:val="640"/>
          <w:marRight w:val="0"/>
          <w:marTop w:val="0"/>
          <w:marBottom w:val="0"/>
          <w:divBdr>
            <w:top w:val="none" w:sz="0" w:space="0" w:color="auto"/>
            <w:left w:val="none" w:sz="0" w:space="0" w:color="auto"/>
            <w:bottom w:val="none" w:sz="0" w:space="0" w:color="auto"/>
            <w:right w:val="none" w:sz="0" w:space="0" w:color="auto"/>
          </w:divBdr>
        </w:div>
        <w:div w:id="1060903931">
          <w:marLeft w:val="640"/>
          <w:marRight w:val="0"/>
          <w:marTop w:val="0"/>
          <w:marBottom w:val="0"/>
          <w:divBdr>
            <w:top w:val="none" w:sz="0" w:space="0" w:color="auto"/>
            <w:left w:val="none" w:sz="0" w:space="0" w:color="auto"/>
            <w:bottom w:val="none" w:sz="0" w:space="0" w:color="auto"/>
            <w:right w:val="none" w:sz="0" w:space="0" w:color="auto"/>
          </w:divBdr>
        </w:div>
        <w:div w:id="2073654518">
          <w:marLeft w:val="640"/>
          <w:marRight w:val="0"/>
          <w:marTop w:val="0"/>
          <w:marBottom w:val="0"/>
          <w:divBdr>
            <w:top w:val="none" w:sz="0" w:space="0" w:color="auto"/>
            <w:left w:val="none" w:sz="0" w:space="0" w:color="auto"/>
            <w:bottom w:val="none" w:sz="0" w:space="0" w:color="auto"/>
            <w:right w:val="none" w:sz="0" w:space="0" w:color="auto"/>
          </w:divBdr>
        </w:div>
        <w:div w:id="939289764">
          <w:marLeft w:val="640"/>
          <w:marRight w:val="0"/>
          <w:marTop w:val="0"/>
          <w:marBottom w:val="0"/>
          <w:divBdr>
            <w:top w:val="none" w:sz="0" w:space="0" w:color="auto"/>
            <w:left w:val="none" w:sz="0" w:space="0" w:color="auto"/>
            <w:bottom w:val="none" w:sz="0" w:space="0" w:color="auto"/>
            <w:right w:val="none" w:sz="0" w:space="0" w:color="auto"/>
          </w:divBdr>
        </w:div>
        <w:div w:id="1890220322">
          <w:marLeft w:val="640"/>
          <w:marRight w:val="0"/>
          <w:marTop w:val="0"/>
          <w:marBottom w:val="0"/>
          <w:divBdr>
            <w:top w:val="none" w:sz="0" w:space="0" w:color="auto"/>
            <w:left w:val="none" w:sz="0" w:space="0" w:color="auto"/>
            <w:bottom w:val="none" w:sz="0" w:space="0" w:color="auto"/>
            <w:right w:val="none" w:sz="0" w:space="0" w:color="auto"/>
          </w:divBdr>
        </w:div>
        <w:div w:id="980888631">
          <w:marLeft w:val="640"/>
          <w:marRight w:val="0"/>
          <w:marTop w:val="0"/>
          <w:marBottom w:val="0"/>
          <w:divBdr>
            <w:top w:val="none" w:sz="0" w:space="0" w:color="auto"/>
            <w:left w:val="none" w:sz="0" w:space="0" w:color="auto"/>
            <w:bottom w:val="none" w:sz="0" w:space="0" w:color="auto"/>
            <w:right w:val="none" w:sz="0" w:space="0" w:color="auto"/>
          </w:divBdr>
        </w:div>
      </w:divsChild>
    </w:div>
    <w:div w:id="1582058678">
      <w:bodyDiv w:val="1"/>
      <w:marLeft w:val="0"/>
      <w:marRight w:val="0"/>
      <w:marTop w:val="0"/>
      <w:marBottom w:val="0"/>
      <w:divBdr>
        <w:top w:val="none" w:sz="0" w:space="0" w:color="auto"/>
        <w:left w:val="none" w:sz="0" w:space="0" w:color="auto"/>
        <w:bottom w:val="none" w:sz="0" w:space="0" w:color="auto"/>
        <w:right w:val="none" w:sz="0" w:space="0" w:color="auto"/>
      </w:divBdr>
      <w:divsChild>
        <w:div w:id="667708536">
          <w:marLeft w:val="640"/>
          <w:marRight w:val="0"/>
          <w:marTop w:val="0"/>
          <w:marBottom w:val="0"/>
          <w:divBdr>
            <w:top w:val="none" w:sz="0" w:space="0" w:color="auto"/>
            <w:left w:val="none" w:sz="0" w:space="0" w:color="auto"/>
            <w:bottom w:val="none" w:sz="0" w:space="0" w:color="auto"/>
            <w:right w:val="none" w:sz="0" w:space="0" w:color="auto"/>
          </w:divBdr>
        </w:div>
        <w:div w:id="1710377785">
          <w:marLeft w:val="640"/>
          <w:marRight w:val="0"/>
          <w:marTop w:val="0"/>
          <w:marBottom w:val="0"/>
          <w:divBdr>
            <w:top w:val="none" w:sz="0" w:space="0" w:color="auto"/>
            <w:left w:val="none" w:sz="0" w:space="0" w:color="auto"/>
            <w:bottom w:val="none" w:sz="0" w:space="0" w:color="auto"/>
            <w:right w:val="none" w:sz="0" w:space="0" w:color="auto"/>
          </w:divBdr>
        </w:div>
        <w:div w:id="1483809147">
          <w:marLeft w:val="640"/>
          <w:marRight w:val="0"/>
          <w:marTop w:val="0"/>
          <w:marBottom w:val="0"/>
          <w:divBdr>
            <w:top w:val="none" w:sz="0" w:space="0" w:color="auto"/>
            <w:left w:val="none" w:sz="0" w:space="0" w:color="auto"/>
            <w:bottom w:val="none" w:sz="0" w:space="0" w:color="auto"/>
            <w:right w:val="none" w:sz="0" w:space="0" w:color="auto"/>
          </w:divBdr>
        </w:div>
        <w:div w:id="41756867">
          <w:marLeft w:val="640"/>
          <w:marRight w:val="0"/>
          <w:marTop w:val="0"/>
          <w:marBottom w:val="0"/>
          <w:divBdr>
            <w:top w:val="none" w:sz="0" w:space="0" w:color="auto"/>
            <w:left w:val="none" w:sz="0" w:space="0" w:color="auto"/>
            <w:bottom w:val="none" w:sz="0" w:space="0" w:color="auto"/>
            <w:right w:val="none" w:sz="0" w:space="0" w:color="auto"/>
          </w:divBdr>
        </w:div>
        <w:div w:id="1574705569">
          <w:marLeft w:val="640"/>
          <w:marRight w:val="0"/>
          <w:marTop w:val="0"/>
          <w:marBottom w:val="0"/>
          <w:divBdr>
            <w:top w:val="none" w:sz="0" w:space="0" w:color="auto"/>
            <w:left w:val="none" w:sz="0" w:space="0" w:color="auto"/>
            <w:bottom w:val="none" w:sz="0" w:space="0" w:color="auto"/>
            <w:right w:val="none" w:sz="0" w:space="0" w:color="auto"/>
          </w:divBdr>
        </w:div>
        <w:div w:id="1449082969">
          <w:marLeft w:val="640"/>
          <w:marRight w:val="0"/>
          <w:marTop w:val="0"/>
          <w:marBottom w:val="0"/>
          <w:divBdr>
            <w:top w:val="none" w:sz="0" w:space="0" w:color="auto"/>
            <w:left w:val="none" w:sz="0" w:space="0" w:color="auto"/>
            <w:bottom w:val="none" w:sz="0" w:space="0" w:color="auto"/>
            <w:right w:val="none" w:sz="0" w:space="0" w:color="auto"/>
          </w:divBdr>
        </w:div>
        <w:div w:id="684941374">
          <w:marLeft w:val="640"/>
          <w:marRight w:val="0"/>
          <w:marTop w:val="0"/>
          <w:marBottom w:val="0"/>
          <w:divBdr>
            <w:top w:val="none" w:sz="0" w:space="0" w:color="auto"/>
            <w:left w:val="none" w:sz="0" w:space="0" w:color="auto"/>
            <w:bottom w:val="none" w:sz="0" w:space="0" w:color="auto"/>
            <w:right w:val="none" w:sz="0" w:space="0" w:color="auto"/>
          </w:divBdr>
        </w:div>
      </w:divsChild>
    </w:div>
    <w:div w:id="1730952750">
      <w:bodyDiv w:val="1"/>
      <w:marLeft w:val="0"/>
      <w:marRight w:val="0"/>
      <w:marTop w:val="0"/>
      <w:marBottom w:val="0"/>
      <w:divBdr>
        <w:top w:val="none" w:sz="0" w:space="0" w:color="auto"/>
        <w:left w:val="none" w:sz="0" w:space="0" w:color="auto"/>
        <w:bottom w:val="none" w:sz="0" w:space="0" w:color="auto"/>
        <w:right w:val="none" w:sz="0" w:space="0" w:color="auto"/>
      </w:divBdr>
      <w:divsChild>
        <w:div w:id="1609388080">
          <w:marLeft w:val="640"/>
          <w:marRight w:val="0"/>
          <w:marTop w:val="0"/>
          <w:marBottom w:val="0"/>
          <w:divBdr>
            <w:top w:val="none" w:sz="0" w:space="0" w:color="auto"/>
            <w:left w:val="none" w:sz="0" w:space="0" w:color="auto"/>
            <w:bottom w:val="none" w:sz="0" w:space="0" w:color="auto"/>
            <w:right w:val="none" w:sz="0" w:space="0" w:color="auto"/>
          </w:divBdr>
        </w:div>
        <w:div w:id="1703632605">
          <w:marLeft w:val="640"/>
          <w:marRight w:val="0"/>
          <w:marTop w:val="0"/>
          <w:marBottom w:val="0"/>
          <w:divBdr>
            <w:top w:val="none" w:sz="0" w:space="0" w:color="auto"/>
            <w:left w:val="none" w:sz="0" w:space="0" w:color="auto"/>
            <w:bottom w:val="none" w:sz="0" w:space="0" w:color="auto"/>
            <w:right w:val="none" w:sz="0" w:space="0" w:color="auto"/>
          </w:divBdr>
        </w:div>
        <w:div w:id="1970744646">
          <w:marLeft w:val="640"/>
          <w:marRight w:val="0"/>
          <w:marTop w:val="0"/>
          <w:marBottom w:val="0"/>
          <w:divBdr>
            <w:top w:val="none" w:sz="0" w:space="0" w:color="auto"/>
            <w:left w:val="none" w:sz="0" w:space="0" w:color="auto"/>
            <w:bottom w:val="none" w:sz="0" w:space="0" w:color="auto"/>
            <w:right w:val="none" w:sz="0" w:space="0" w:color="auto"/>
          </w:divBdr>
        </w:div>
        <w:div w:id="1598365485">
          <w:marLeft w:val="640"/>
          <w:marRight w:val="0"/>
          <w:marTop w:val="0"/>
          <w:marBottom w:val="0"/>
          <w:divBdr>
            <w:top w:val="none" w:sz="0" w:space="0" w:color="auto"/>
            <w:left w:val="none" w:sz="0" w:space="0" w:color="auto"/>
            <w:bottom w:val="none" w:sz="0" w:space="0" w:color="auto"/>
            <w:right w:val="none" w:sz="0" w:space="0" w:color="auto"/>
          </w:divBdr>
        </w:div>
        <w:div w:id="32927181">
          <w:marLeft w:val="640"/>
          <w:marRight w:val="0"/>
          <w:marTop w:val="0"/>
          <w:marBottom w:val="0"/>
          <w:divBdr>
            <w:top w:val="none" w:sz="0" w:space="0" w:color="auto"/>
            <w:left w:val="none" w:sz="0" w:space="0" w:color="auto"/>
            <w:bottom w:val="none" w:sz="0" w:space="0" w:color="auto"/>
            <w:right w:val="none" w:sz="0" w:space="0" w:color="auto"/>
          </w:divBdr>
        </w:div>
        <w:div w:id="189420806">
          <w:marLeft w:val="640"/>
          <w:marRight w:val="0"/>
          <w:marTop w:val="0"/>
          <w:marBottom w:val="0"/>
          <w:divBdr>
            <w:top w:val="none" w:sz="0" w:space="0" w:color="auto"/>
            <w:left w:val="none" w:sz="0" w:space="0" w:color="auto"/>
            <w:bottom w:val="none" w:sz="0" w:space="0" w:color="auto"/>
            <w:right w:val="none" w:sz="0" w:space="0" w:color="auto"/>
          </w:divBdr>
        </w:div>
        <w:div w:id="2059745076">
          <w:marLeft w:val="640"/>
          <w:marRight w:val="0"/>
          <w:marTop w:val="0"/>
          <w:marBottom w:val="0"/>
          <w:divBdr>
            <w:top w:val="none" w:sz="0" w:space="0" w:color="auto"/>
            <w:left w:val="none" w:sz="0" w:space="0" w:color="auto"/>
            <w:bottom w:val="none" w:sz="0" w:space="0" w:color="auto"/>
            <w:right w:val="none" w:sz="0" w:space="0" w:color="auto"/>
          </w:divBdr>
        </w:div>
        <w:div w:id="1754744518">
          <w:marLeft w:val="640"/>
          <w:marRight w:val="0"/>
          <w:marTop w:val="0"/>
          <w:marBottom w:val="0"/>
          <w:divBdr>
            <w:top w:val="none" w:sz="0" w:space="0" w:color="auto"/>
            <w:left w:val="none" w:sz="0" w:space="0" w:color="auto"/>
            <w:bottom w:val="none" w:sz="0" w:space="0" w:color="auto"/>
            <w:right w:val="none" w:sz="0" w:space="0" w:color="auto"/>
          </w:divBdr>
        </w:div>
        <w:div w:id="956830951">
          <w:marLeft w:val="640"/>
          <w:marRight w:val="0"/>
          <w:marTop w:val="0"/>
          <w:marBottom w:val="0"/>
          <w:divBdr>
            <w:top w:val="none" w:sz="0" w:space="0" w:color="auto"/>
            <w:left w:val="none" w:sz="0" w:space="0" w:color="auto"/>
            <w:bottom w:val="none" w:sz="0" w:space="0" w:color="auto"/>
            <w:right w:val="none" w:sz="0" w:space="0" w:color="auto"/>
          </w:divBdr>
        </w:div>
        <w:div w:id="1902476307">
          <w:marLeft w:val="640"/>
          <w:marRight w:val="0"/>
          <w:marTop w:val="0"/>
          <w:marBottom w:val="0"/>
          <w:divBdr>
            <w:top w:val="none" w:sz="0" w:space="0" w:color="auto"/>
            <w:left w:val="none" w:sz="0" w:space="0" w:color="auto"/>
            <w:bottom w:val="none" w:sz="0" w:space="0" w:color="auto"/>
            <w:right w:val="none" w:sz="0" w:space="0" w:color="auto"/>
          </w:divBdr>
        </w:div>
        <w:div w:id="10492295">
          <w:marLeft w:val="640"/>
          <w:marRight w:val="0"/>
          <w:marTop w:val="0"/>
          <w:marBottom w:val="0"/>
          <w:divBdr>
            <w:top w:val="none" w:sz="0" w:space="0" w:color="auto"/>
            <w:left w:val="none" w:sz="0" w:space="0" w:color="auto"/>
            <w:bottom w:val="none" w:sz="0" w:space="0" w:color="auto"/>
            <w:right w:val="none" w:sz="0" w:space="0" w:color="auto"/>
          </w:divBdr>
        </w:div>
        <w:div w:id="1504662848">
          <w:marLeft w:val="640"/>
          <w:marRight w:val="0"/>
          <w:marTop w:val="0"/>
          <w:marBottom w:val="0"/>
          <w:divBdr>
            <w:top w:val="none" w:sz="0" w:space="0" w:color="auto"/>
            <w:left w:val="none" w:sz="0" w:space="0" w:color="auto"/>
            <w:bottom w:val="none" w:sz="0" w:space="0" w:color="auto"/>
            <w:right w:val="none" w:sz="0" w:space="0" w:color="auto"/>
          </w:divBdr>
        </w:div>
        <w:div w:id="697782559">
          <w:marLeft w:val="640"/>
          <w:marRight w:val="0"/>
          <w:marTop w:val="0"/>
          <w:marBottom w:val="0"/>
          <w:divBdr>
            <w:top w:val="none" w:sz="0" w:space="0" w:color="auto"/>
            <w:left w:val="none" w:sz="0" w:space="0" w:color="auto"/>
            <w:bottom w:val="none" w:sz="0" w:space="0" w:color="auto"/>
            <w:right w:val="none" w:sz="0" w:space="0" w:color="auto"/>
          </w:divBdr>
        </w:div>
        <w:div w:id="946423874">
          <w:marLeft w:val="640"/>
          <w:marRight w:val="0"/>
          <w:marTop w:val="0"/>
          <w:marBottom w:val="0"/>
          <w:divBdr>
            <w:top w:val="none" w:sz="0" w:space="0" w:color="auto"/>
            <w:left w:val="none" w:sz="0" w:space="0" w:color="auto"/>
            <w:bottom w:val="none" w:sz="0" w:space="0" w:color="auto"/>
            <w:right w:val="none" w:sz="0" w:space="0" w:color="auto"/>
          </w:divBdr>
        </w:div>
        <w:div w:id="691805101">
          <w:marLeft w:val="640"/>
          <w:marRight w:val="0"/>
          <w:marTop w:val="0"/>
          <w:marBottom w:val="0"/>
          <w:divBdr>
            <w:top w:val="none" w:sz="0" w:space="0" w:color="auto"/>
            <w:left w:val="none" w:sz="0" w:space="0" w:color="auto"/>
            <w:bottom w:val="none" w:sz="0" w:space="0" w:color="auto"/>
            <w:right w:val="none" w:sz="0" w:space="0" w:color="auto"/>
          </w:divBdr>
        </w:div>
        <w:div w:id="1431196197">
          <w:marLeft w:val="640"/>
          <w:marRight w:val="0"/>
          <w:marTop w:val="0"/>
          <w:marBottom w:val="0"/>
          <w:divBdr>
            <w:top w:val="none" w:sz="0" w:space="0" w:color="auto"/>
            <w:left w:val="none" w:sz="0" w:space="0" w:color="auto"/>
            <w:bottom w:val="none" w:sz="0" w:space="0" w:color="auto"/>
            <w:right w:val="none" w:sz="0" w:space="0" w:color="auto"/>
          </w:divBdr>
        </w:div>
        <w:div w:id="1723287712">
          <w:marLeft w:val="640"/>
          <w:marRight w:val="0"/>
          <w:marTop w:val="0"/>
          <w:marBottom w:val="0"/>
          <w:divBdr>
            <w:top w:val="none" w:sz="0" w:space="0" w:color="auto"/>
            <w:left w:val="none" w:sz="0" w:space="0" w:color="auto"/>
            <w:bottom w:val="none" w:sz="0" w:space="0" w:color="auto"/>
            <w:right w:val="none" w:sz="0" w:space="0" w:color="auto"/>
          </w:divBdr>
        </w:div>
        <w:div w:id="933249977">
          <w:marLeft w:val="640"/>
          <w:marRight w:val="0"/>
          <w:marTop w:val="0"/>
          <w:marBottom w:val="0"/>
          <w:divBdr>
            <w:top w:val="none" w:sz="0" w:space="0" w:color="auto"/>
            <w:left w:val="none" w:sz="0" w:space="0" w:color="auto"/>
            <w:bottom w:val="none" w:sz="0" w:space="0" w:color="auto"/>
            <w:right w:val="none" w:sz="0" w:space="0" w:color="auto"/>
          </w:divBdr>
        </w:div>
        <w:div w:id="763108703">
          <w:marLeft w:val="640"/>
          <w:marRight w:val="0"/>
          <w:marTop w:val="0"/>
          <w:marBottom w:val="0"/>
          <w:divBdr>
            <w:top w:val="none" w:sz="0" w:space="0" w:color="auto"/>
            <w:left w:val="none" w:sz="0" w:space="0" w:color="auto"/>
            <w:bottom w:val="none" w:sz="0" w:space="0" w:color="auto"/>
            <w:right w:val="none" w:sz="0" w:space="0" w:color="auto"/>
          </w:divBdr>
        </w:div>
        <w:div w:id="1464540681">
          <w:marLeft w:val="640"/>
          <w:marRight w:val="0"/>
          <w:marTop w:val="0"/>
          <w:marBottom w:val="0"/>
          <w:divBdr>
            <w:top w:val="none" w:sz="0" w:space="0" w:color="auto"/>
            <w:left w:val="none" w:sz="0" w:space="0" w:color="auto"/>
            <w:bottom w:val="none" w:sz="0" w:space="0" w:color="auto"/>
            <w:right w:val="none" w:sz="0" w:space="0" w:color="auto"/>
          </w:divBdr>
        </w:div>
        <w:div w:id="1580866369">
          <w:marLeft w:val="640"/>
          <w:marRight w:val="0"/>
          <w:marTop w:val="0"/>
          <w:marBottom w:val="0"/>
          <w:divBdr>
            <w:top w:val="none" w:sz="0" w:space="0" w:color="auto"/>
            <w:left w:val="none" w:sz="0" w:space="0" w:color="auto"/>
            <w:bottom w:val="none" w:sz="0" w:space="0" w:color="auto"/>
            <w:right w:val="none" w:sz="0" w:space="0" w:color="auto"/>
          </w:divBdr>
        </w:div>
        <w:div w:id="756755325">
          <w:marLeft w:val="640"/>
          <w:marRight w:val="0"/>
          <w:marTop w:val="0"/>
          <w:marBottom w:val="0"/>
          <w:divBdr>
            <w:top w:val="none" w:sz="0" w:space="0" w:color="auto"/>
            <w:left w:val="none" w:sz="0" w:space="0" w:color="auto"/>
            <w:bottom w:val="none" w:sz="0" w:space="0" w:color="auto"/>
            <w:right w:val="none" w:sz="0" w:space="0" w:color="auto"/>
          </w:divBdr>
        </w:div>
        <w:div w:id="1625382603">
          <w:marLeft w:val="640"/>
          <w:marRight w:val="0"/>
          <w:marTop w:val="0"/>
          <w:marBottom w:val="0"/>
          <w:divBdr>
            <w:top w:val="none" w:sz="0" w:space="0" w:color="auto"/>
            <w:left w:val="none" w:sz="0" w:space="0" w:color="auto"/>
            <w:bottom w:val="none" w:sz="0" w:space="0" w:color="auto"/>
            <w:right w:val="none" w:sz="0" w:space="0" w:color="auto"/>
          </w:divBdr>
        </w:div>
        <w:div w:id="608316502">
          <w:marLeft w:val="640"/>
          <w:marRight w:val="0"/>
          <w:marTop w:val="0"/>
          <w:marBottom w:val="0"/>
          <w:divBdr>
            <w:top w:val="none" w:sz="0" w:space="0" w:color="auto"/>
            <w:left w:val="none" w:sz="0" w:space="0" w:color="auto"/>
            <w:bottom w:val="none" w:sz="0" w:space="0" w:color="auto"/>
            <w:right w:val="none" w:sz="0" w:space="0" w:color="auto"/>
          </w:divBdr>
        </w:div>
        <w:div w:id="2132089419">
          <w:marLeft w:val="640"/>
          <w:marRight w:val="0"/>
          <w:marTop w:val="0"/>
          <w:marBottom w:val="0"/>
          <w:divBdr>
            <w:top w:val="none" w:sz="0" w:space="0" w:color="auto"/>
            <w:left w:val="none" w:sz="0" w:space="0" w:color="auto"/>
            <w:bottom w:val="none" w:sz="0" w:space="0" w:color="auto"/>
            <w:right w:val="none" w:sz="0" w:space="0" w:color="auto"/>
          </w:divBdr>
        </w:div>
        <w:div w:id="899289770">
          <w:marLeft w:val="640"/>
          <w:marRight w:val="0"/>
          <w:marTop w:val="0"/>
          <w:marBottom w:val="0"/>
          <w:divBdr>
            <w:top w:val="none" w:sz="0" w:space="0" w:color="auto"/>
            <w:left w:val="none" w:sz="0" w:space="0" w:color="auto"/>
            <w:bottom w:val="none" w:sz="0" w:space="0" w:color="auto"/>
            <w:right w:val="none" w:sz="0" w:space="0" w:color="auto"/>
          </w:divBdr>
        </w:div>
        <w:div w:id="115560850">
          <w:marLeft w:val="640"/>
          <w:marRight w:val="0"/>
          <w:marTop w:val="0"/>
          <w:marBottom w:val="0"/>
          <w:divBdr>
            <w:top w:val="none" w:sz="0" w:space="0" w:color="auto"/>
            <w:left w:val="none" w:sz="0" w:space="0" w:color="auto"/>
            <w:bottom w:val="none" w:sz="0" w:space="0" w:color="auto"/>
            <w:right w:val="none" w:sz="0" w:space="0" w:color="auto"/>
          </w:divBdr>
        </w:div>
        <w:div w:id="1876188498">
          <w:marLeft w:val="640"/>
          <w:marRight w:val="0"/>
          <w:marTop w:val="0"/>
          <w:marBottom w:val="0"/>
          <w:divBdr>
            <w:top w:val="none" w:sz="0" w:space="0" w:color="auto"/>
            <w:left w:val="none" w:sz="0" w:space="0" w:color="auto"/>
            <w:bottom w:val="none" w:sz="0" w:space="0" w:color="auto"/>
            <w:right w:val="none" w:sz="0" w:space="0" w:color="auto"/>
          </w:divBdr>
        </w:div>
        <w:div w:id="685328722">
          <w:marLeft w:val="640"/>
          <w:marRight w:val="0"/>
          <w:marTop w:val="0"/>
          <w:marBottom w:val="0"/>
          <w:divBdr>
            <w:top w:val="none" w:sz="0" w:space="0" w:color="auto"/>
            <w:left w:val="none" w:sz="0" w:space="0" w:color="auto"/>
            <w:bottom w:val="none" w:sz="0" w:space="0" w:color="auto"/>
            <w:right w:val="none" w:sz="0" w:space="0" w:color="auto"/>
          </w:divBdr>
        </w:div>
      </w:divsChild>
    </w:div>
    <w:div w:id="1794207671">
      <w:bodyDiv w:val="1"/>
      <w:marLeft w:val="0"/>
      <w:marRight w:val="0"/>
      <w:marTop w:val="0"/>
      <w:marBottom w:val="0"/>
      <w:divBdr>
        <w:top w:val="none" w:sz="0" w:space="0" w:color="auto"/>
        <w:left w:val="none" w:sz="0" w:space="0" w:color="auto"/>
        <w:bottom w:val="none" w:sz="0" w:space="0" w:color="auto"/>
        <w:right w:val="none" w:sz="0" w:space="0" w:color="auto"/>
      </w:divBdr>
      <w:divsChild>
        <w:div w:id="1909262310">
          <w:marLeft w:val="640"/>
          <w:marRight w:val="0"/>
          <w:marTop w:val="0"/>
          <w:marBottom w:val="0"/>
          <w:divBdr>
            <w:top w:val="none" w:sz="0" w:space="0" w:color="auto"/>
            <w:left w:val="none" w:sz="0" w:space="0" w:color="auto"/>
            <w:bottom w:val="none" w:sz="0" w:space="0" w:color="auto"/>
            <w:right w:val="none" w:sz="0" w:space="0" w:color="auto"/>
          </w:divBdr>
        </w:div>
        <w:div w:id="281158952">
          <w:marLeft w:val="640"/>
          <w:marRight w:val="0"/>
          <w:marTop w:val="0"/>
          <w:marBottom w:val="0"/>
          <w:divBdr>
            <w:top w:val="none" w:sz="0" w:space="0" w:color="auto"/>
            <w:left w:val="none" w:sz="0" w:space="0" w:color="auto"/>
            <w:bottom w:val="none" w:sz="0" w:space="0" w:color="auto"/>
            <w:right w:val="none" w:sz="0" w:space="0" w:color="auto"/>
          </w:divBdr>
        </w:div>
        <w:div w:id="2085911836">
          <w:marLeft w:val="640"/>
          <w:marRight w:val="0"/>
          <w:marTop w:val="0"/>
          <w:marBottom w:val="0"/>
          <w:divBdr>
            <w:top w:val="none" w:sz="0" w:space="0" w:color="auto"/>
            <w:left w:val="none" w:sz="0" w:space="0" w:color="auto"/>
            <w:bottom w:val="none" w:sz="0" w:space="0" w:color="auto"/>
            <w:right w:val="none" w:sz="0" w:space="0" w:color="auto"/>
          </w:divBdr>
        </w:div>
        <w:div w:id="1334990996">
          <w:marLeft w:val="640"/>
          <w:marRight w:val="0"/>
          <w:marTop w:val="0"/>
          <w:marBottom w:val="0"/>
          <w:divBdr>
            <w:top w:val="none" w:sz="0" w:space="0" w:color="auto"/>
            <w:left w:val="none" w:sz="0" w:space="0" w:color="auto"/>
            <w:bottom w:val="none" w:sz="0" w:space="0" w:color="auto"/>
            <w:right w:val="none" w:sz="0" w:space="0" w:color="auto"/>
          </w:divBdr>
        </w:div>
        <w:div w:id="1256597731">
          <w:marLeft w:val="640"/>
          <w:marRight w:val="0"/>
          <w:marTop w:val="0"/>
          <w:marBottom w:val="0"/>
          <w:divBdr>
            <w:top w:val="none" w:sz="0" w:space="0" w:color="auto"/>
            <w:left w:val="none" w:sz="0" w:space="0" w:color="auto"/>
            <w:bottom w:val="none" w:sz="0" w:space="0" w:color="auto"/>
            <w:right w:val="none" w:sz="0" w:space="0" w:color="auto"/>
          </w:divBdr>
        </w:div>
        <w:div w:id="722019803">
          <w:marLeft w:val="640"/>
          <w:marRight w:val="0"/>
          <w:marTop w:val="0"/>
          <w:marBottom w:val="0"/>
          <w:divBdr>
            <w:top w:val="none" w:sz="0" w:space="0" w:color="auto"/>
            <w:left w:val="none" w:sz="0" w:space="0" w:color="auto"/>
            <w:bottom w:val="none" w:sz="0" w:space="0" w:color="auto"/>
            <w:right w:val="none" w:sz="0" w:space="0" w:color="auto"/>
          </w:divBdr>
        </w:div>
        <w:div w:id="1591158671">
          <w:marLeft w:val="640"/>
          <w:marRight w:val="0"/>
          <w:marTop w:val="0"/>
          <w:marBottom w:val="0"/>
          <w:divBdr>
            <w:top w:val="none" w:sz="0" w:space="0" w:color="auto"/>
            <w:left w:val="none" w:sz="0" w:space="0" w:color="auto"/>
            <w:bottom w:val="none" w:sz="0" w:space="0" w:color="auto"/>
            <w:right w:val="none" w:sz="0" w:space="0" w:color="auto"/>
          </w:divBdr>
        </w:div>
        <w:div w:id="847716342">
          <w:marLeft w:val="640"/>
          <w:marRight w:val="0"/>
          <w:marTop w:val="0"/>
          <w:marBottom w:val="0"/>
          <w:divBdr>
            <w:top w:val="none" w:sz="0" w:space="0" w:color="auto"/>
            <w:left w:val="none" w:sz="0" w:space="0" w:color="auto"/>
            <w:bottom w:val="none" w:sz="0" w:space="0" w:color="auto"/>
            <w:right w:val="none" w:sz="0" w:space="0" w:color="auto"/>
          </w:divBdr>
        </w:div>
        <w:div w:id="838741188">
          <w:marLeft w:val="640"/>
          <w:marRight w:val="0"/>
          <w:marTop w:val="0"/>
          <w:marBottom w:val="0"/>
          <w:divBdr>
            <w:top w:val="none" w:sz="0" w:space="0" w:color="auto"/>
            <w:left w:val="none" w:sz="0" w:space="0" w:color="auto"/>
            <w:bottom w:val="none" w:sz="0" w:space="0" w:color="auto"/>
            <w:right w:val="none" w:sz="0" w:space="0" w:color="auto"/>
          </w:divBdr>
        </w:div>
      </w:divsChild>
    </w:div>
    <w:div w:id="1802070137">
      <w:bodyDiv w:val="1"/>
      <w:marLeft w:val="0"/>
      <w:marRight w:val="0"/>
      <w:marTop w:val="0"/>
      <w:marBottom w:val="0"/>
      <w:divBdr>
        <w:top w:val="none" w:sz="0" w:space="0" w:color="auto"/>
        <w:left w:val="none" w:sz="0" w:space="0" w:color="auto"/>
        <w:bottom w:val="none" w:sz="0" w:space="0" w:color="auto"/>
        <w:right w:val="none" w:sz="0" w:space="0" w:color="auto"/>
      </w:divBdr>
    </w:div>
    <w:div w:id="1888099862">
      <w:bodyDiv w:val="1"/>
      <w:marLeft w:val="0"/>
      <w:marRight w:val="0"/>
      <w:marTop w:val="0"/>
      <w:marBottom w:val="0"/>
      <w:divBdr>
        <w:top w:val="none" w:sz="0" w:space="0" w:color="auto"/>
        <w:left w:val="none" w:sz="0" w:space="0" w:color="auto"/>
        <w:bottom w:val="none" w:sz="0" w:space="0" w:color="auto"/>
        <w:right w:val="none" w:sz="0" w:space="0" w:color="auto"/>
      </w:divBdr>
      <w:divsChild>
        <w:div w:id="63529974">
          <w:marLeft w:val="640"/>
          <w:marRight w:val="0"/>
          <w:marTop w:val="0"/>
          <w:marBottom w:val="0"/>
          <w:divBdr>
            <w:top w:val="none" w:sz="0" w:space="0" w:color="auto"/>
            <w:left w:val="none" w:sz="0" w:space="0" w:color="auto"/>
            <w:bottom w:val="none" w:sz="0" w:space="0" w:color="auto"/>
            <w:right w:val="none" w:sz="0" w:space="0" w:color="auto"/>
          </w:divBdr>
        </w:div>
        <w:div w:id="1989281113">
          <w:marLeft w:val="640"/>
          <w:marRight w:val="0"/>
          <w:marTop w:val="0"/>
          <w:marBottom w:val="0"/>
          <w:divBdr>
            <w:top w:val="none" w:sz="0" w:space="0" w:color="auto"/>
            <w:left w:val="none" w:sz="0" w:space="0" w:color="auto"/>
            <w:bottom w:val="none" w:sz="0" w:space="0" w:color="auto"/>
            <w:right w:val="none" w:sz="0" w:space="0" w:color="auto"/>
          </w:divBdr>
        </w:div>
        <w:div w:id="949122544">
          <w:marLeft w:val="640"/>
          <w:marRight w:val="0"/>
          <w:marTop w:val="0"/>
          <w:marBottom w:val="0"/>
          <w:divBdr>
            <w:top w:val="none" w:sz="0" w:space="0" w:color="auto"/>
            <w:left w:val="none" w:sz="0" w:space="0" w:color="auto"/>
            <w:bottom w:val="none" w:sz="0" w:space="0" w:color="auto"/>
            <w:right w:val="none" w:sz="0" w:space="0" w:color="auto"/>
          </w:divBdr>
        </w:div>
        <w:div w:id="831262223">
          <w:marLeft w:val="640"/>
          <w:marRight w:val="0"/>
          <w:marTop w:val="0"/>
          <w:marBottom w:val="0"/>
          <w:divBdr>
            <w:top w:val="none" w:sz="0" w:space="0" w:color="auto"/>
            <w:left w:val="none" w:sz="0" w:space="0" w:color="auto"/>
            <w:bottom w:val="none" w:sz="0" w:space="0" w:color="auto"/>
            <w:right w:val="none" w:sz="0" w:space="0" w:color="auto"/>
          </w:divBdr>
        </w:div>
        <w:div w:id="1516847925">
          <w:marLeft w:val="640"/>
          <w:marRight w:val="0"/>
          <w:marTop w:val="0"/>
          <w:marBottom w:val="0"/>
          <w:divBdr>
            <w:top w:val="none" w:sz="0" w:space="0" w:color="auto"/>
            <w:left w:val="none" w:sz="0" w:space="0" w:color="auto"/>
            <w:bottom w:val="none" w:sz="0" w:space="0" w:color="auto"/>
            <w:right w:val="none" w:sz="0" w:space="0" w:color="auto"/>
          </w:divBdr>
        </w:div>
        <w:div w:id="1911423100">
          <w:marLeft w:val="640"/>
          <w:marRight w:val="0"/>
          <w:marTop w:val="0"/>
          <w:marBottom w:val="0"/>
          <w:divBdr>
            <w:top w:val="none" w:sz="0" w:space="0" w:color="auto"/>
            <w:left w:val="none" w:sz="0" w:space="0" w:color="auto"/>
            <w:bottom w:val="none" w:sz="0" w:space="0" w:color="auto"/>
            <w:right w:val="none" w:sz="0" w:space="0" w:color="auto"/>
          </w:divBdr>
        </w:div>
        <w:div w:id="191116323">
          <w:marLeft w:val="640"/>
          <w:marRight w:val="0"/>
          <w:marTop w:val="0"/>
          <w:marBottom w:val="0"/>
          <w:divBdr>
            <w:top w:val="none" w:sz="0" w:space="0" w:color="auto"/>
            <w:left w:val="none" w:sz="0" w:space="0" w:color="auto"/>
            <w:bottom w:val="none" w:sz="0" w:space="0" w:color="auto"/>
            <w:right w:val="none" w:sz="0" w:space="0" w:color="auto"/>
          </w:divBdr>
        </w:div>
        <w:div w:id="844511284">
          <w:marLeft w:val="640"/>
          <w:marRight w:val="0"/>
          <w:marTop w:val="0"/>
          <w:marBottom w:val="0"/>
          <w:divBdr>
            <w:top w:val="none" w:sz="0" w:space="0" w:color="auto"/>
            <w:left w:val="none" w:sz="0" w:space="0" w:color="auto"/>
            <w:bottom w:val="none" w:sz="0" w:space="0" w:color="auto"/>
            <w:right w:val="none" w:sz="0" w:space="0" w:color="auto"/>
          </w:divBdr>
        </w:div>
        <w:div w:id="699286159">
          <w:marLeft w:val="640"/>
          <w:marRight w:val="0"/>
          <w:marTop w:val="0"/>
          <w:marBottom w:val="0"/>
          <w:divBdr>
            <w:top w:val="none" w:sz="0" w:space="0" w:color="auto"/>
            <w:left w:val="none" w:sz="0" w:space="0" w:color="auto"/>
            <w:bottom w:val="none" w:sz="0" w:space="0" w:color="auto"/>
            <w:right w:val="none" w:sz="0" w:space="0" w:color="auto"/>
          </w:divBdr>
        </w:div>
        <w:div w:id="2059619462">
          <w:marLeft w:val="640"/>
          <w:marRight w:val="0"/>
          <w:marTop w:val="0"/>
          <w:marBottom w:val="0"/>
          <w:divBdr>
            <w:top w:val="none" w:sz="0" w:space="0" w:color="auto"/>
            <w:left w:val="none" w:sz="0" w:space="0" w:color="auto"/>
            <w:bottom w:val="none" w:sz="0" w:space="0" w:color="auto"/>
            <w:right w:val="none" w:sz="0" w:space="0" w:color="auto"/>
          </w:divBdr>
        </w:div>
        <w:div w:id="1591573864">
          <w:marLeft w:val="640"/>
          <w:marRight w:val="0"/>
          <w:marTop w:val="0"/>
          <w:marBottom w:val="0"/>
          <w:divBdr>
            <w:top w:val="none" w:sz="0" w:space="0" w:color="auto"/>
            <w:left w:val="none" w:sz="0" w:space="0" w:color="auto"/>
            <w:bottom w:val="none" w:sz="0" w:space="0" w:color="auto"/>
            <w:right w:val="none" w:sz="0" w:space="0" w:color="auto"/>
          </w:divBdr>
        </w:div>
        <w:div w:id="648903235">
          <w:marLeft w:val="640"/>
          <w:marRight w:val="0"/>
          <w:marTop w:val="0"/>
          <w:marBottom w:val="0"/>
          <w:divBdr>
            <w:top w:val="none" w:sz="0" w:space="0" w:color="auto"/>
            <w:left w:val="none" w:sz="0" w:space="0" w:color="auto"/>
            <w:bottom w:val="none" w:sz="0" w:space="0" w:color="auto"/>
            <w:right w:val="none" w:sz="0" w:space="0" w:color="auto"/>
          </w:divBdr>
        </w:div>
        <w:div w:id="276759598">
          <w:marLeft w:val="640"/>
          <w:marRight w:val="0"/>
          <w:marTop w:val="0"/>
          <w:marBottom w:val="0"/>
          <w:divBdr>
            <w:top w:val="none" w:sz="0" w:space="0" w:color="auto"/>
            <w:left w:val="none" w:sz="0" w:space="0" w:color="auto"/>
            <w:bottom w:val="none" w:sz="0" w:space="0" w:color="auto"/>
            <w:right w:val="none" w:sz="0" w:space="0" w:color="auto"/>
          </w:divBdr>
        </w:div>
        <w:div w:id="1782215431">
          <w:marLeft w:val="640"/>
          <w:marRight w:val="0"/>
          <w:marTop w:val="0"/>
          <w:marBottom w:val="0"/>
          <w:divBdr>
            <w:top w:val="none" w:sz="0" w:space="0" w:color="auto"/>
            <w:left w:val="none" w:sz="0" w:space="0" w:color="auto"/>
            <w:bottom w:val="none" w:sz="0" w:space="0" w:color="auto"/>
            <w:right w:val="none" w:sz="0" w:space="0" w:color="auto"/>
          </w:divBdr>
        </w:div>
        <w:div w:id="179011466">
          <w:marLeft w:val="640"/>
          <w:marRight w:val="0"/>
          <w:marTop w:val="0"/>
          <w:marBottom w:val="0"/>
          <w:divBdr>
            <w:top w:val="none" w:sz="0" w:space="0" w:color="auto"/>
            <w:left w:val="none" w:sz="0" w:space="0" w:color="auto"/>
            <w:bottom w:val="none" w:sz="0" w:space="0" w:color="auto"/>
            <w:right w:val="none" w:sz="0" w:space="0" w:color="auto"/>
          </w:divBdr>
        </w:div>
        <w:div w:id="126554268">
          <w:marLeft w:val="640"/>
          <w:marRight w:val="0"/>
          <w:marTop w:val="0"/>
          <w:marBottom w:val="0"/>
          <w:divBdr>
            <w:top w:val="none" w:sz="0" w:space="0" w:color="auto"/>
            <w:left w:val="none" w:sz="0" w:space="0" w:color="auto"/>
            <w:bottom w:val="none" w:sz="0" w:space="0" w:color="auto"/>
            <w:right w:val="none" w:sz="0" w:space="0" w:color="auto"/>
          </w:divBdr>
        </w:div>
        <w:div w:id="1189685682">
          <w:marLeft w:val="640"/>
          <w:marRight w:val="0"/>
          <w:marTop w:val="0"/>
          <w:marBottom w:val="0"/>
          <w:divBdr>
            <w:top w:val="none" w:sz="0" w:space="0" w:color="auto"/>
            <w:left w:val="none" w:sz="0" w:space="0" w:color="auto"/>
            <w:bottom w:val="none" w:sz="0" w:space="0" w:color="auto"/>
            <w:right w:val="none" w:sz="0" w:space="0" w:color="auto"/>
          </w:divBdr>
        </w:div>
        <w:div w:id="901136592">
          <w:marLeft w:val="640"/>
          <w:marRight w:val="0"/>
          <w:marTop w:val="0"/>
          <w:marBottom w:val="0"/>
          <w:divBdr>
            <w:top w:val="none" w:sz="0" w:space="0" w:color="auto"/>
            <w:left w:val="none" w:sz="0" w:space="0" w:color="auto"/>
            <w:bottom w:val="none" w:sz="0" w:space="0" w:color="auto"/>
            <w:right w:val="none" w:sz="0" w:space="0" w:color="auto"/>
          </w:divBdr>
        </w:div>
        <w:div w:id="2027976243">
          <w:marLeft w:val="640"/>
          <w:marRight w:val="0"/>
          <w:marTop w:val="0"/>
          <w:marBottom w:val="0"/>
          <w:divBdr>
            <w:top w:val="none" w:sz="0" w:space="0" w:color="auto"/>
            <w:left w:val="none" w:sz="0" w:space="0" w:color="auto"/>
            <w:bottom w:val="none" w:sz="0" w:space="0" w:color="auto"/>
            <w:right w:val="none" w:sz="0" w:space="0" w:color="auto"/>
          </w:divBdr>
        </w:div>
        <w:div w:id="1026518567">
          <w:marLeft w:val="640"/>
          <w:marRight w:val="0"/>
          <w:marTop w:val="0"/>
          <w:marBottom w:val="0"/>
          <w:divBdr>
            <w:top w:val="none" w:sz="0" w:space="0" w:color="auto"/>
            <w:left w:val="none" w:sz="0" w:space="0" w:color="auto"/>
            <w:bottom w:val="none" w:sz="0" w:space="0" w:color="auto"/>
            <w:right w:val="none" w:sz="0" w:space="0" w:color="auto"/>
          </w:divBdr>
        </w:div>
        <w:div w:id="1726027265">
          <w:marLeft w:val="640"/>
          <w:marRight w:val="0"/>
          <w:marTop w:val="0"/>
          <w:marBottom w:val="0"/>
          <w:divBdr>
            <w:top w:val="none" w:sz="0" w:space="0" w:color="auto"/>
            <w:left w:val="none" w:sz="0" w:space="0" w:color="auto"/>
            <w:bottom w:val="none" w:sz="0" w:space="0" w:color="auto"/>
            <w:right w:val="none" w:sz="0" w:space="0" w:color="auto"/>
          </w:divBdr>
        </w:div>
        <w:div w:id="1041251860">
          <w:marLeft w:val="640"/>
          <w:marRight w:val="0"/>
          <w:marTop w:val="0"/>
          <w:marBottom w:val="0"/>
          <w:divBdr>
            <w:top w:val="none" w:sz="0" w:space="0" w:color="auto"/>
            <w:left w:val="none" w:sz="0" w:space="0" w:color="auto"/>
            <w:bottom w:val="none" w:sz="0" w:space="0" w:color="auto"/>
            <w:right w:val="none" w:sz="0" w:space="0" w:color="auto"/>
          </w:divBdr>
        </w:div>
        <w:div w:id="508757176">
          <w:marLeft w:val="640"/>
          <w:marRight w:val="0"/>
          <w:marTop w:val="0"/>
          <w:marBottom w:val="0"/>
          <w:divBdr>
            <w:top w:val="none" w:sz="0" w:space="0" w:color="auto"/>
            <w:left w:val="none" w:sz="0" w:space="0" w:color="auto"/>
            <w:bottom w:val="none" w:sz="0" w:space="0" w:color="auto"/>
            <w:right w:val="none" w:sz="0" w:space="0" w:color="auto"/>
          </w:divBdr>
        </w:div>
        <w:div w:id="161623030">
          <w:marLeft w:val="640"/>
          <w:marRight w:val="0"/>
          <w:marTop w:val="0"/>
          <w:marBottom w:val="0"/>
          <w:divBdr>
            <w:top w:val="none" w:sz="0" w:space="0" w:color="auto"/>
            <w:left w:val="none" w:sz="0" w:space="0" w:color="auto"/>
            <w:bottom w:val="none" w:sz="0" w:space="0" w:color="auto"/>
            <w:right w:val="none" w:sz="0" w:space="0" w:color="auto"/>
          </w:divBdr>
        </w:div>
        <w:div w:id="178736691">
          <w:marLeft w:val="640"/>
          <w:marRight w:val="0"/>
          <w:marTop w:val="0"/>
          <w:marBottom w:val="0"/>
          <w:divBdr>
            <w:top w:val="none" w:sz="0" w:space="0" w:color="auto"/>
            <w:left w:val="none" w:sz="0" w:space="0" w:color="auto"/>
            <w:bottom w:val="none" w:sz="0" w:space="0" w:color="auto"/>
            <w:right w:val="none" w:sz="0" w:space="0" w:color="auto"/>
          </w:divBdr>
        </w:div>
        <w:div w:id="728188826">
          <w:marLeft w:val="640"/>
          <w:marRight w:val="0"/>
          <w:marTop w:val="0"/>
          <w:marBottom w:val="0"/>
          <w:divBdr>
            <w:top w:val="none" w:sz="0" w:space="0" w:color="auto"/>
            <w:left w:val="none" w:sz="0" w:space="0" w:color="auto"/>
            <w:bottom w:val="none" w:sz="0" w:space="0" w:color="auto"/>
            <w:right w:val="none" w:sz="0" w:space="0" w:color="auto"/>
          </w:divBdr>
        </w:div>
        <w:div w:id="1883442660">
          <w:marLeft w:val="640"/>
          <w:marRight w:val="0"/>
          <w:marTop w:val="0"/>
          <w:marBottom w:val="0"/>
          <w:divBdr>
            <w:top w:val="none" w:sz="0" w:space="0" w:color="auto"/>
            <w:left w:val="none" w:sz="0" w:space="0" w:color="auto"/>
            <w:bottom w:val="none" w:sz="0" w:space="0" w:color="auto"/>
            <w:right w:val="none" w:sz="0" w:space="0" w:color="auto"/>
          </w:divBdr>
        </w:div>
      </w:divsChild>
    </w:div>
    <w:div w:id="1921716485">
      <w:bodyDiv w:val="1"/>
      <w:marLeft w:val="0"/>
      <w:marRight w:val="0"/>
      <w:marTop w:val="0"/>
      <w:marBottom w:val="0"/>
      <w:divBdr>
        <w:top w:val="none" w:sz="0" w:space="0" w:color="auto"/>
        <w:left w:val="none" w:sz="0" w:space="0" w:color="auto"/>
        <w:bottom w:val="none" w:sz="0" w:space="0" w:color="auto"/>
        <w:right w:val="none" w:sz="0" w:space="0" w:color="auto"/>
      </w:divBdr>
    </w:div>
    <w:div w:id="2116825992">
      <w:bodyDiv w:val="1"/>
      <w:marLeft w:val="0"/>
      <w:marRight w:val="0"/>
      <w:marTop w:val="0"/>
      <w:marBottom w:val="0"/>
      <w:divBdr>
        <w:top w:val="none" w:sz="0" w:space="0" w:color="auto"/>
        <w:left w:val="none" w:sz="0" w:space="0" w:color="auto"/>
        <w:bottom w:val="none" w:sz="0" w:space="0" w:color="auto"/>
        <w:right w:val="none" w:sz="0" w:space="0" w:color="auto"/>
      </w:divBdr>
      <w:divsChild>
        <w:div w:id="605700965">
          <w:marLeft w:val="640"/>
          <w:marRight w:val="0"/>
          <w:marTop w:val="0"/>
          <w:marBottom w:val="0"/>
          <w:divBdr>
            <w:top w:val="none" w:sz="0" w:space="0" w:color="auto"/>
            <w:left w:val="none" w:sz="0" w:space="0" w:color="auto"/>
            <w:bottom w:val="none" w:sz="0" w:space="0" w:color="auto"/>
            <w:right w:val="none" w:sz="0" w:space="0" w:color="auto"/>
          </w:divBdr>
        </w:div>
        <w:div w:id="685329083">
          <w:marLeft w:val="640"/>
          <w:marRight w:val="0"/>
          <w:marTop w:val="0"/>
          <w:marBottom w:val="0"/>
          <w:divBdr>
            <w:top w:val="none" w:sz="0" w:space="0" w:color="auto"/>
            <w:left w:val="none" w:sz="0" w:space="0" w:color="auto"/>
            <w:bottom w:val="none" w:sz="0" w:space="0" w:color="auto"/>
            <w:right w:val="none" w:sz="0" w:space="0" w:color="auto"/>
          </w:divBdr>
        </w:div>
        <w:div w:id="353920460">
          <w:marLeft w:val="640"/>
          <w:marRight w:val="0"/>
          <w:marTop w:val="0"/>
          <w:marBottom w:val="0"/>
          <w:divBdr>
            <w:top w:val="none" w:sz="0" w:space="0" w:color="auto"/>
            <w:left w:val="none" w:sz="0" w:space="0" w:color="auto"/>
            <w:bottom w:val="none" w:sz="0" w:space="0" w:color="auto"/>
            <w:right w:val="none" w:sz="0" w:space="0" w:color="auto"/>
          </w:divBdr>
        </w:div>
        <w:div w:id="1584561229">
          <w:marLeft w:val="640"/>
          <w:marRight w:val="0"/>
          <w:marTop w:val="0"/>
          <w:marBottom w:val="0"/>
          <w:divBdr>
            <w:top w:val="none" w:sz="0" w:space="0" w:color="auto"/>
            <w:left w:val="none" w:sz="0" w:space="0" w:color="auto"/>
            <w:bottom w:val="none" w:sz="0" w:space="0" w:color="auto"/>
            <w:right w:val="none" w:sz="0" w:space="0" w:color="auto"/>
          </w:divBdr>
        </w:div>
        <w:div w:id="1168599580">
          <w:marLeft w:val="640"/>
          <w:marRight w:val="0"/>
          <w:marTop w:val="0"/>
          <w:marBottom w:val="0"/>
          <w:divBdr>
            <w:top w:val="none" w:sz="0" w:space="0" w:color="auto"/>
            <w:left w:val="none" w:sz="0" w:space="0" w:color="auto"/>
            <w:bottom w:val="none" w:sz="0" w:space="0" w:color="auto"/>
            <w:right w:val="none" w:sz="0" w:space="0" w:color="auto"/>
          </w:divBdr>
        </w:div>
        <w:div w:id="1660158850">
          <w:marLeft w:val="640"/>
          <w:marRight w:val="0"/>
          <w:marTop w:val="0"/>
          <w:marBottom w:val="0"/>
          <w:divBdr>
            <w:top w:val="none" w:sz="0" w:space="0" w:color="auto"/>
            <w:left w:val="none" w:sz="0" w:space="0" w:color="auto"/>
            <w:bottom w:val="none" w:sz="0" w:space="0" w:color="auto"/>
            <w:right w:val="none" w:sz="0" w:space="0" w:color="auto"/>
          </w:divBdr>
        </w:div>
        <w:div w:id="730232733">
          <w:marLeft w:val="640"/>
          <w:marRight w:val="0"/>
          <w:marTop w:val="0"/>
          <w:marBottom w:val="0"/>
          <w:divBdr>
            <w:top w:val="none" w:sz="0" w:space="0" w:color="auto"/>
            <w:left w:val="none" w:sz="0" w:space="0" w:color="auto"/>
            <w:bottom w:val="none" w:sz="0" w:space="0" w:color="auto"/>
            <w:right w:val="none" w:sz="0" w:space="0" w:color="auto"/>
          </w:divBdr>
        </w:div>
        <w:div w:id="1960912822">
          <w:marLeft w:val="640"/>
          <w:marRight w:val="0"/>
          <w:marTop w:val="0"/>
          <w:marBottom w:val="0"/>
          <w:divBdr>
            <w:top w:val="none" w:sz="0" w:space="0" w:color="auto"/>
            <w:left w:val="none" w:sz="0" w:space="0" w:color="auto"/>
            <w:bottom w:val="none" w:sz="0" w:space="0" w:color="auto"/>
            <w:right w:val="none" w:sz="0" w:space="0" w:color="auto"/>
          </w:divBdr>
        </w:div>
        <w:div w:id="204103424">
          <w:marLeft w:val="640"/>
          <w:marRight w:val="0"/>
          <w:marTop w:val="0"/>
          <w:marBottom w:val="0"/>
          <w:divBdr>
            <w:top w:val="none" w:sz="0" w:space="0" w:color="auto"/>
            <w:left w:val="none" w:sz="0" w:space="0" w:color="auto"/>
            <w:bottom w:val="none" w:sz="0" w:space="0" w:color="auto"/>
            <w:right w:val="none" w:sz="0" w:space="0" w:color="auto"/>
          </w:divBdr>
        </w:div>
        <w:div w:id="535045242">
          <w:marLeft w:val="640"/>
          <w:marRight w:val="0"/>
          <w:marTop w:val="0"/>
          <w:marBottom w:val="0"/>
          <w:divBdr>
            <w:top w:val="none" w:sz="0" w:space="0" w:color="auto"/>
            <w:left w:val="none" w:sz="0" w:space="0" w:color="auto"/>
            <w:bottom w:val="none" w:sz="0" w:space="0" w:color="auto"/>
            <w:right w:val="none" w:sz="0" w:space="0" w:color="auto"/>
          </w:divBdr>
        </w:div>
      </w:divsChild>
    </w:div>
    <w:div w:id="2143183636">
      <w:bodyDiv w:val="1"/>
      <w:marLeft w:val="0"/>
      <w:marRight w:val="0"/>
      <w:marTop w:val="0"/>
      <w:marBottom w:val="0"/>
      <w:divBdr>
        <w:top w:val="none" w:sz="0" w:space="0" w:color="auto"/>
        <w:left w:val="none" w:sz="0" w:space="0" w:color="auto"/>
        <w:bottom w:val="none" w:sz="0" w:space="0" w:color="auto"/>
        <w:right w:val="none" w:sz="0" w:space="0" w:color="auto"/>
      </w:divBdr>
      <w:divsChild>
        <w:div w:id="1760371516">
          <w:marLeft w:val="640"/>
          <w:marRight w:val="0"/>
          <w:marTop w:val="0"/>
          <w:marBottom w:val="0"/>
          <w:divBdr>
            <w:top w:val="none" w:sz="0" w:space="0" w:color="auto"/>
            <w:left w:val="none" w:sz="0" w:space="0" w:color="auto"/>
            <w:bottom w:val="none" w:sz="0" w:space="0" w:color="auto"/>
            <w:right w:val="none" w:sz="0" w:space="0" w:color="auto"/>
          </w:divBdr>
        </w:div>
        <w:div w:id="1241477918">
          <w:marLeft w:val="640"/>
          <w:marRight w:val="0"/>
          <w:marTop w:val="0"/>
          <w:marBottom w:val="0"/>
          <w:divBdr>
            <w:top w:val="none" w:sz="0" w:space="0" w:color="auto"/>
            <w:left w:val="none" w:sz="0" w:space="0" w:color="auto"/>
            <w:bottom w:val="none" w:sz="0" w:space="0" w:color="auto"/>
            <w:right w:val="none" w:sz="0" w:space="0" w:color="auto"/>
          </w:divBdr>
        </w:div>
        <w:div w:id="1706756790">
          <w:marLeft w:val="640"/>
          <w:marRight w:val="0"/>
          <w:marTop w:val="0"/>
          <w:marBottom w:val="0"/>
          <w:divBdr>
            <w:top w:val="none" w:sz="0" w:space="0" w:color="auto"/>
            <w:left w:val="none" w:sz="0" w:space="0" w:color="auto"/>
            <w:bottom w:val="none" w:sz="0" w:space="0" w:color="auto"/>
            <w:right w:val="none" w:sz="0" w:space="0" w:color="auto"/>
          </w:divBdr>
        </w:div>
        <w:div w:id="1841964631">
          <w:marLeft w:val="640"/>
          <w:marRight w:val="0"/>
          <w:marTop w:val="0"/>
          <w:marBottom w:val="0"/>
          <w:divBdr>
            <w:top w:val="none" w:sz="0" w:space="0" w:color="auto"/>
            <w:left w:val="none" w:sz="0" w:space="0" w:color="auto"/>
            <w:bottom w:val="none" w:sz="0" w:space="0" w:color="auto"/>
            <w:right w:val="none" w:sz="0" w:space="0" w:color="auto"/>
          </w:divBdr>
        </w:div>
        <w:div w:id="1981380618">
          <w:marLeft w:val="640"/>
          <w:marRight w:val="0"/>
          <w:marTop w:val="0"/>
          <w:marBottom w:val="0"/>
          <w:divBdr>
            <w:top w:val="none" w:sz="0" w:space="0" w:color="auto"/>
            <w:left w:val="none" w:sz="0" w:space="0" w:color="auto"/>
            <w:bottom w:val="none" w:sz="0" w:space="0" w:color="auto"/>
            <w:right w:val="none" w:sz="0" w:space="0" w:color="auto"/>
          </w:divBdr>
        </w:div>
        <w:div w:id="1420327217">
          <w:marLeft w:val="640"/>
          <w:marRight w:val="0"/>
          <w:marTop w:val="0"/>
          <w:marBottom w:val="0"/>
          <w:divBdr>
            <w:top w:val="none" w:sz="0" w:space="0" w:color="auto"/>
            <w:left w:val="none" w:sz="0" w:space="0" w:color="auto"/>
            <w:bottom w:val="none" w:sz="0" w:space="0" w:color="auto"/>
            <w:right w:val="none" w:sz="0" w:space="0" w:color="auto"/>
          </w:divBdr>
        </w:div>
        <w:div w:id="1808164091">
          <w:marLeft w:val="640"/>
          <w:marRight w:val="0"/>
          <w:marTop w:val="0"/>
          <w:marBottom w:val="0"/>
          <w:divBdr>
            <w:top w:val="none" w:sz="0" w:space="0" w:color="auto"/>
            <w:left w:val="none" w:sz="0" w:space="0" w:color="auto"/>
            <w:bottom w:val="none" w:sz="0" w:space="0" w:color="auto"/>
            <w:right w:val="none" w:sz="0" w:space="0" w:color="auto"/>
          </w:divBdr>
        </w:div>
        <w:div w:id="530068536">
          <w:marLeft w:val="640"/>
          <w:marRight w:val="0"/>
          <w:marTop w:val="0"/>
          <w:marBottom w:val="0"/>
          <w:divBdr>
            <w:top w:val="none" w:sz="0" w:space="0" w:color="auto"/>
            <w:left w:val="none" w:sz="0" w:space="0" w:color="auto"/>
            <w:bottom w:val="none" w:sz="0" w:space="0" w:color="auto"/>
            <w:right w:val="none" w:sz="0" w:space="0" w:color="auto"/>
          </w:divBdr>
        </w:div>
        <w:div w:id="1608000358">
          <w:marLeft w:val="640"/>
          <w:marRight w:val="0"/>
          <w:marTop w:val="0"/>
          <w:marBottom w:val="0"/>
          <w:divBdr>
            <w:top w:val="none" w:sz="0" w:space="0" w:color="auto"/>
            <w:left w:val="none" w:sz="0" w:space="0" w:color="auto"/>
            <w:bottom w:val="none" w:sz="0" w:space="0" w:color="auto"/>
            <w:right w:val="none" w:sz="0" w:space="0" w:color="auto"/>
          </w:divBdr>
        </w:div>
        <w:div w:id="160900387">
          <w:marLeft w:val="640"/>
          <w:marRight w:val="0"/>
          <w:marTop w:val="0"/>
          <w:marBottom w:val="0"/>
          <w:divBdr>
            <w:top w:val="none" w:sz="0" w:space="0" w:color="auto"/>
            <w:left w:val="none" w:sz="0" w:space="0" w:color="auto"/>
            <w:bottom w:val="none" w:sz="0" w:space="0" w:color="auto"/>
            <w:right w:val="none" w:sz="0" w:space="0" w:color="auto"/>
          </w:divBdr>
        </w:div>
        <w:div w:id="1155074430">
          <w:marLeft w:val="640"/>
          <w:marRight w:val="0"/>
          <w:marTop w:val="0"/>
          <w:marBottom w:val="0"/>
          <w:divBdr>
            <w:top w:val="none" w:sz="0" w:space="0" w:color="auto"/>
            <w:left w:val="none" w:sz="0" w:space="0" w:color="auto"/>
            <w:bottom w:val="none" w:sz="0" w:space="0" w:color="auto"/>
            <w:right w:val="none" w:sz="0" w:space="0" w:color="auto"/>
          </w:divBdr>
        </w:div>
        <w:div w:id="675619702">
          <w:marLeft w:val="640"/>
          <w:marRight w:val="0"/>
          <w:marTop w:val="0"/>
          <w:marBottom w:val="0"/>
          <w:divBdr>
            <w:top w:val="none" w:sz="0" w:space="0" w:color="auto"/>
            <w:left w:val="none" w:sz="0" w:space="0" w:color="auto"/>
            <w:bottom w:val="none" w:sz="0" w:space="0" w:color="auto"/>
            <w:right w:val="none" w:sz="0" w:space="0" w:color="auto"/>
          </w:divBdr>
        </w:div>
        <w:div w:id="153187805">
          <w:marLeft w:val="640"/>
          <w:marRight w:val="0"/>
          <w:marTop w:val="0"/>
          <w:marBottom w:val="0"/>
          <w:divBdr>
            <w:top w:val="none" w:sz="0" w:space="0" w:color="auto"/>
            <w:left w:val="none" w:sz="0" w:space="0" w:color="auto"/>
            <w:bottom w:val="none" w:sz="0" w:space="0" w:color="auto"/>
            <w:right w:val="none" w:sz="0" w:space="0" w:color="auto"/>
          </w:divBdr>
        </w:div>
        <w:div w:id="1434865783">
          <w:marLeft w:val="640"/>
          <w:marRight w:val="0"/>
          <w:marTop w:val="0"/>
          <w:marBottom w:val="0"/>
          <w:divBdr>
            <w:top w:val="none" w:sz="0" w:space="0" w:color="auto"/>
            <w:left w:val="none" w:sz="0" w:space="0" w:color="auto"/>
            <w:bottom w:val="none" w:sz="0" w:space="0" w:color="auto"/>
            <w:right w:val="none" w:sz="0" w:space="0" w:color="auto"/>
          </w:divBdr>
        </w:div>
        <w:div w:id="209538620">
          <w:marLeft w:val="640"/>
          <w:marRight w:val="0"/>
          <w:marTop w:val="0"/>
          <w:marBottom w:val="0"/>
          <w:divBdr>
            <w:top w:val="none" w:sz="0" w:space="0" w:color="auto"/>
            <w:left w:val="none" w:sz="0" w:space="0" w:color="auto"/>
            <w:bottom w:val="none" w:sz="0" w:space="0" w:color="auto"/>
            <w:right w:val="none" w:sz="0" w:space="0" w:color="auto"/>
          </w:divBdr>
        </w:div>
        <w:div w:id="2022463512">
          <w:marLeft w:val="640"/>
          <w:marRight w:val="0"/>
          <w:marTop w:val="0"/>
          <w:marBottom w:val="0"/>
          <w:divBdr>
            <w:top w:val="none" w:sz="0" w:space="0" w:color="auto"/>
            <w:left w:val="none" w:sz="0" w:space="0" w:color="auto"/>
            <w:bottom w:val="none" w:sz="0" w:space="0" w:color="auto"/>
            <w:right w:val="none" w:sz="0" w:space="0" w:color="auto"/>
          </w:divBdr>
        </w:div>
        <w:div w:id="1019744898">
          <w:marLeft w:val="640"/>
          <w:marRight w:val="0"/>
          <w:marTop w:val="0"/>
          <w:marBottom w:val="0"/>
          <w:divBdr>
            <w:top w:val="none" w:sz="0" w:space="0" w:color="auto"/>
            <w:left w:val="none" w:sz="0" w:space="0" w:color="auto"/>
            <w:bottom w:val="none" w:sz="0" w:space="0" w:color="auto"/>
            <w:right w:val="none" w:sz="0" w:space="0" w:color="auto"/>
          </w:divBdr>
        </w:div>
        <w:div w:id="295525296">
          <w:marLeft w:val="640"/>
          <w:marRight w:val="0"/>
          <w:marTop w:val="0"/>
          <w:marBottom w:val="0"/>
          <w:divBdr>
            <w:top w:val="none" w:sz="0" w:space="0" w:color="auto"/>
            <w:left w:val="none" w:sz="0" w:space="0" w:color="auto"/>
            <w:bottom w:val="none" w:sz="0" w:space="0" w:color="auto"/>
            <w:right w:val="none" w:sz="0" w:space="0" w:color="auto"/>
          </w:divBdr>
        </w:div>
        <w:div w:id="284893114">
          <w:marLeft w:val="640"/>
          <w:marRight w:val="0"/>
          <w:marTop w:val="0"/>
          <w:marBottom w:val="0"/>
          <w:divBdr>
            <w:top w:val="none" w:sz="0" w:space="0" w:color="auto"/>
            <w:left w:val="none" w:sz="0" w:space="0" w:color="auto"/>
            <w:bottom w:val="none" w:sz="0" w:space="0" w:color="auto"/>
            <w:right w:val="none" w:sz="0" w:space="0" w:color="auto"/>
          </w:divBdr>
        </w:div>
        <w:div w:id="727723302">
          <w:marLeft w:val="640"/>
          <w:marRight w:val="0"/>
          <w:marTop w:val="0"/>
          <w:marBottom w:val="0"/>
          <w:divBdr>
            <w:top w:val="none" w:sz="0" w:space="0" w:color="auto"/>
            <w:left w:val="none" w:sz="0" w:space="0" w:color="auto"/>
            <w:bottom w:val="none" w:sz="0" w:space="0" w:color="auto"/>
            <w:right w:val="none" w:sz="0" w:space="0" w:color="auto"/>
          </w:divBdr>
        </w:div>
        <w:div w:id="800538711">
          <w:marLeft w:val="640"/>
          <w:marRight w:val="0"/>
          <w:marTop w:val="0"/>
          <w:marBottom w:val="0"/>
          <w:divBdr>
            <w:top w:val="none" w:sz="0" w:space="0" w:color="auto"/>
            <w:left w:val="none" w:sz="0" w:space="0" w:color="auto"/>
            <w:bottom w:val="none" w:sz="0" w:space="0" w:color="auto"/>
            <w:right w:val="none" w:sz="0" w:space="0" w:color="auto"/>
          </w:divBdr>
        </w:div>
        <w:div w:id="2010210369">
          <w:marLeft w:val="640"/>
          <w:marRight w:val="0"/>
          <w:marTop w:val="0"/>
          <w:marBottom w:val="0"/>
          <w:divBdr>
            <w:top w:val="none" w:sz="0" w:space="0" w:color="auto"/>
            <w:left w:val="none" w:sz="0" w:space="0" w:color="auto"/>
            <w:bottom w:val="none" w:sz="0" w:space="0" w:color="auto"/>
            <w:right w:val="none" w:sz="0" w:space="0" w:color="auto"/>
          </w:divBdr>
        </w:div>
        <w:div w:id="837307900">
          <w:marLeft w:val="640"/>
          <w:marRight w:val="0"/>
          <w:marTop w:val="0"/>
          <w:marBottom w:val="0"/>
          <w:divBdr>
            <w:top w:val="none" w:sz="0" w:space="0" w:color="auto"/>
            <w:left w:val="none" w:sz="0" w:space="0" w:color="auto"/>
            <w:bottom w:val="none" w:sz="0" w:space="0" w:color="auto"/>
            <w:right w:val="none" w:sz="0" w:space="0" w:color="auto"/>
          </w:divBdr>
        </w:div>
        <w:div w:id="1836874520">
          <w:marLeft w:val="640"/>
          <w:marRight w:val="0"/>
          <w:marTop w:val="0"/>
          <w:marBottom w:val="0"/>
          <w:divBdr>
            <w:top w:val="none" w:sz="0" w:space="0" w:color="auto"/>
            <w:left w:val="none" w:sz="0" w:space="0" w:color="auto"/>
            <w:bottom w:val="none" w:sz="0" w:space="0" w:color="auto"/>
            <w:right w:val="none" w:sz="0" w:space="0" w:color="auto"/>
          </w:divBdr>
        </w:div>
        <w:div w:id="64114737">
          <w:marLeft w:val="640"/>
          <w:marRight w:val="0"/>
          <w:marTop w:val="0"/>
          <w:marBottom w:val="0"/>
          <w:divBdr>
            <w:top w:val="none" w:sz="0" w:space="0" w:color="auto"/>
            <w:left w:val="none" w:sz="0" w:space="0" w:color="auto"/>
            <w:bottom w:val="none" w:sz="0" w:space="0" w:color="auto"/>
            <w:right w:val="none" w:sz="0" w:space="0" w:color="auto"/>
          </w:divBdr>
        </w:div>
        <w:div w:id="217595498">
          <w:marLeft w:val="640"/>
          <w:marRight w:val="0"/>
          <w:marTop w:val="0"/>
          <w:marBottom w:val="0"/>
          <w:divBdr>
            <w:top w:val="none" w:sz="0" w:space="0" w:color="auto"/>
            <w:left w:val="none" w:sz="0" w:space="0" w:color="auto"/>
            <w:bottom w:val="none" w:sz="0" w:space="0" w:color="auto"/>
            <w:right w:val="none" w:sz="0" w:space="0" w:color="auto"/>
          </w:divBdr>
        </w:div>
        <w:div w:id="119617400">
          <w:marLeft w:val="640"/>
          <w:marRight w:val="0"/>
          <w:marTop w:val="0"/>
          <w:marBottom w:val="0"/>
          <w:divBdr>
            <w:top w:val="none" w:sz="0" w:space="0" w:color="auto"/>
            <w:left w:val="none" w:sz="0" w:space="0" w:color="auto"/>
            <w:bottom w:val="none" w:sz="0" w:space="0" w:color="auto"/>
            <w:right w:val="none" w:sz="0" w:space="0" w:color="auto"/>
          </w:divBdr>
        </w:div>
        <w:div w:id="213077564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3CDA61F-48C4-C447-9E7F-65EF05C6C63D}"/>
      </w:docPartPr>
      <w:docPartBody>
        <w:p w:rsidR="003056A5" w:rsidRDefault="003A375D">
          <w:r w:rsidRPr="007960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75D"/>
    <w:rsid w:val="00105605"/>
    <w:rsid w:val="002719E8"/>
    <w:rsid w:val="003056A5"/>
    <w:rsid w:val="003A375D"/>
    <w:rsid w:val="00545713"/>
    <w:rsid w:val="00637096"/>
    <w:rsid w:val="00644928"/>
    <w:rsid w:val="007D6216"/>
    <w:rsid w:val="00841CEB"/>
    <w:rsid w:val="00867183"/>
    <w:rsid w:val="009A2112"/>
    <w:rsid w:val="00A5109A"/>
    <w:rsid w:val="00BA5EEE"/>
    <w:rsid w:val="00F04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1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CE0592-1E45-CA4F-AEB4-C33ABC65D510}">
  <we:reference id="wa104382081" version="1.46.0.0" store="en-US" storeType="OMEX"/>
  <we:alternateReferences>
    <we:reference id="WA104382081" version="1.46.0.0" store="WA104382081" storeType="OMEX"/>
  </we:alternateReferences>
  <we:properties>
    <we:property name="MENDELEY_CITATIONS" value="[{&quot;citationID&quot;:&quot;MENDELEY_CITATION_bb0287b9-c86f-499c-9483-b35aa73ac8df&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&quot;,&quot;citationItems&quot;:[{&quot;id&quot;:&quot;aaba68c3-4089-3bae-9463-7282c3b67600&quot;,&quot;itemData&quot;:{&quot;type&quot;:&quot;article-journal&quot;,&quot;id&quot;:&quot;aaba68c3-4089-3bae-9463-7282c3b67600&quot;,&quot;title&quot;:&quot;The multiple origins of complex multicellularity&quot;,&quot;author&quot;:[{&quot;family&quot;:&quot;Knoll&quot;,&quot;given&quot;:&quot;Andrew H.&quot;,&quot;parse-names&quot;:false,&quot;dropping-particle&quot;:&quot;&quot;,&quot;non-dropping-particle&quot;:&quot;&quot;}],&quot;container-title&quot;:&quot;Annual Review of Earth and Planetary Sciences&quot;,&quot;container-title-short&quot;:&quot;Annu Rev Earth Planet Sci&quot;,&quot;DOI&quot;:&quot;10.1146/annurev.earth.031208.100209&quot;,&quot;ISSN&quot;:&quot;00846597&quot;,&quot;issued&quot;:{&quot;date-parts&quot;:[[2011]]},&quot;page&quot;:&quot;217-239&quot;,&quot;abstract&quot;:&quot;Simple multicellularity has evolved numerous times within the Eukarya, but complex multicellular organisms belong to only six clades: animals, embryophytic land plants, florideophyte red algae, laminarialean brown algae, and two groups of fungi. Phylogeny and genomics suggest a generalized trajectory for the evolution of complex multicellularity, beginning with the co-optation of existing genes for adhesion. Molecular channels to facilitate cell-cell transfer of nutrients and signaling molecules appear to be critical, as this trait occurs in all complex multicellular organisms but few others. Proliferation of gene families for transcription factors and cell signals accompany the key functional innovation of complex multicellular clades: differentiated cells and tissues for the bulk transport of oxygen, nutrients, and molecular signals that enable organisms to circumvent the physical limitations of diffusion. The fossil records of animals and plants document key stages of this trajectory. Copyright © 2011 by Annual Reviews. All rights reserved.&quot;,&quot;volume&quot;:&quot;39&quot;},&quot;isTemporary&quot;:false},{&quot;id&quot;:&quot;9138c2da-c881-3a8b-b1a3-dd0b3e48d1ea&quot;,&quot;itemData&quot;:{&quot;type&quot;:&quot;article-journal&quot;,&quot;id&quot;:&quot;9138c2da-c881-3a8b-b1a3-dd0b3e48d1ea&quot;,&quot;title&quot;:&quot;The Origin of Animal Multicellularity and Cell Differentiation&quot;,&quot;author&quot;:[{&quot;family&quot;:&quot;Brunet&quot;,&quot;given&quot;:&quot;Thibaut&quot;,&quot;parse-names&quot;:false,&quot;dropping-particle&quot;:&quot;&quot;,&quot;non-dropping-particle&quot;:&quot;&quot;},{&quot;family&quot;:&quot;King&quot;,&quot;given&quot;:&quot;Nicole&quot;,&quot;parse-names&quot;:false,&quot;dropping-particle&quot;:&quot;&quot;,&quot;non-dropping-particle&quot;:&quot;&quot;}],&quot;container-title&quot;:&quot;Developmental Cell&quot;,&quot;container-title-short&quot;:&quot;Dev Cell&quot;,&quot;DOI&quot;:&quot;10.1016/j.devcel.2017.09.016&quot;,&quot;ISSN&quot;:&quot;18781551&quot;,&quot;PMID&quot;:&quot;29065305&quot;,&quot;URL&quot;:&quot;https://doi.org/10.1016/j.devcel.2017.09.016&quot;,&quot;issued&quot;:{&quot;date-parts&quot;:[[2017]]},&quot;page&quot;:&quot;124-140&quot;,&quot;abstract&quot;:&quot;Over 600 million years ago, animals evolved from a unicellular or colonial organism whose cell(s) captured bacteria with a collar complex, a flagellum surrounded by a microvillar collar. Using principles from evolutionary cell biology, we reason that the transition to multicellularity required modification of pre-existing mechanisms for extracellular matrix synthesis and cytokinesis. We discuss two hypotheses for the origin of animal cell types: division of labor from ancient plurifunctional cells and conversion of temporally alternating phenotypes into spatially juxtaposed cell types. Mechanistic studies in diverse animals and their relatives promise to deepen our understanding of animal origins and cell biology. Brunet and King examine the origin of animal multicellularity. The authors suggest that changes in the mechanisms regulating extracellular matrix synthesis and cytokinesis may underlie the transition to multicellularity, and they propose two hypotheses to explain the evolution of cell differentiation in the animal lineage.&quot;,&quot;publisher&quot;:&quot;Elsevier Inc.&quot;,&quot;issue&quot;:&quot;2&quot;,&quot;volume&quot;:&quot;43&quot;},&quot;isTemporary&quot;:false},{&quot;id&quot;:&quot;c5fb4eb5-bec8-3b71-9503-5e71026ba8ad&quot;,&quot;itemData&quot;:{&quot;type&quot;:&quot;article-journal&quot;,&quot;id&quot;:&quot;c5fb4eb5-bec8-3b71-9503-5e71026ba8ad&quot;,&quot;title&quot;:&quot;Emergence of diverse life cycles and life histories at the origin of multicellularity&quot;,&quot;author&quot;:[{&quot;family&quot;:&quot;Staps&quot;,&quot;given&quot;:&quot;Merlijn&quot;,&quot;parse-names&quot;:false,&quot;dropping-particle&quot;:&quot;&quot;,&quot;non-dropping-particle&quot;:&quot;&quot;},{&quot;family&quot;:&quot;Gestel&quot;,&quot;given&quot;:&quot;Jordi&quot;,&quot;parse-names&quot;:false,&quot;dropping-particle&quot;:&quot;&quot;,&quot;non-dropping-particle&quot;:&quot;van&quot;},{&quot;family&quot;:&quot;Tarnita&quot;,&quot;given&quot;:&quot;Corina E.&quot;,&quot;parse-names&quot;:false,&quot;dropping-particle&quot;:&quot;&quot;,&quot;non-dropping-particle&quot;:&quot;&quot;}],&quot;container-title&quot;:&quot;Nature Ecology and Evolution&quot;,&quot;container-title-short&quot;:&quot;Nat Ecol Evol&quot;,&quot;DOI&quot;:&quot;10.1038/s41559-019-0940-0&quot;,&quot;ISSN&quot;:&quot;2397334X&quot;,&quot;PMID&quot;:&quot;31285576&quot;,&quot;URL&quot;:&quot;http://dx.doi.org/10.1038/s41559-019-0940-0&quot;,&quot;issued&quot;:{&quot;date-parts&quot;:[[2019]]},&quot;page&quot;:&quot;1197-1205&quot;,&quot;abstract&quot;:&quot;The evolution of multicellularity has given rise to a remarkable diversity of multicellular life cycles and life histories. Whereas some multicellular organisms are long-lived, grow through cell division, and repeatedly release single-celled propagules (for example, animals), others are short-lived, form by aggregation, and propagate only once, by generating large numbers of solitary cells (for example, cellular slime moulds). There are no systematic studies that explore how diverse multicellular life cycles can come about. Here, we focus on the origin of multicellularity and develop a mechanistic model to examine the primitive life cycles that emerge from a unicellular ancestor when an ancestral gene is co-opted for cell adhesion. Diverse life cycles readily emerge, depending on ecological conditions, group-forming mechanism, and ancestral constraints. Among these life cycles, we recapitulate both extremes of long-lived groups that propagate continuously and short-lived groups that propagate only once, with the latter type of life cycle being particularly favoured when groups can form by aggregation. Our results show how diverse life cycles and life histories can easily emerge at the origin of multicellularity, shaped by ancestral constraints and ecological conditions. Beyond multicellularity, this finding has similar implications for other major transitions, such as the evolution of sociality.&quot;,&quot;publisher&quot;:&quot;Springer US&quot;,&quot;issue&quot;:&quot;8&quot;,&quot;volume&quot;:&quot;3&quot;},&quot;isTemporary&quot;:false}]},{&quot;citationID&quot;:&quot;MENDELEY_CITATION_85a58742-c9b5-4303-addb-8740107e54a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ODVhNTg3NDItYzliNS00MzAzLWFkZGItODc0MDEwN2U1NGFiIiwicHJvcGVydGllcyI6eyJub3RlSW5kZXgiOjB9LCJpc0VkaXRlZCI6ZmFsc2UsIm1hbnVhbE92ZXJyaWRlIjp7ImlzTWFudWFsbHlPdmVycmlkZGVuIjpmYWxzZSwiY2l0ZXByb2NUZXh0IjoiPHN1cD4y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&quot;,&quot;citationItems&quot;:[{&quot;id&quot;:&quot;9138c2da-c881-3a8b-b1a3-dd0b3e48d1ea&quot;,&quot;itemData&quot;:{&quot;type&quot;:&quot;article-journal&quot;,&quot;id&quot;:&quot;9138c2da-c881-3a8b-b1a3-dd0b3e48d1ea&quot;,&quot;title&quot;:&quot;The Origin of Animal Multicellularity and Cell Differentiation&quot;,&quot;author&quot;:[{&quot;family&quot;:&quot;Brunet&quot;,&quot;given&quot;:&quot;Thibaut&quot;,&quot;parse-names&quot;:false,&quot;dropping-particle&quot;:&quot;&quot;,&quot;non-dropping-particle&quot;:&quot;&quot;},{&quot;family&quot;:&quot;King&quot;,&quot;given&quot;:&quot;Nicole&quot;,&quot;parse-names&quot;:false,&quot;dropping-particle&quot;:&quot;&quot;,&quot;non-dropping-particle&quot;:&quot;&quot;}],&quot;container-title&quot;:&quot;Developmental Cell&quot;,&quot;DOI&quot;:&quot;10.1016/j.devcel.2017.09.016&quot;,&quot;ISSN&quot;:&quot;18781551&quot;,&quot;PMID&quot;:&quot;29065305&quot;,&quot;URL&quot;:&quot;https://doi.org/10.1016/j.devcel.2017.09.016&quot;,&quot;issued&quot;:{&quot;date-parts&quot;:[[2017]]},&quot;page&quot;:&quot;124-140&quot;,&quot;abstract&quot;:&quot;Over 600 million years ago, animals evolved from a unicellular or colonial organism whose cell(s) captured bacteria with a collar complex, a flagellum surrounded by a microvillar collar. Using principles from evolutionary cell biology, we reason that the transition to multicellularity required modification of pre-existing mechanisms for extracellular matrix synthesis and cytokinesis. We discuss two hypotheses for the origin of animal cell types: division of labor from ancient plurifunctional cells and conversion of temporally alternating phenotypes into spatially juxtaposed cell types. Mechanistic studies in diverse animals and their relatives promise to deepen our understanding of animal origins and cell biology. Brunet and King examine the origin of animal multicellularity. The authors suggest that changes in the mechanisms regulating extracellular matrix synthesis and cytokinesis may underlie the transition to multicellularity, and they propose two hypotheses to explain the evolution of cell differentiation in the animal lineage.&quot;,&quot;publisher&quot;:&quot;Elsevier Inc.&quot;,&quot;issue&quot;:&quot;2&quot;,&quot;volume&quot;:&quot;43&quot;,&quot;container-title-short&quot;:&quot;Dev Cell&quot;},&quot;isTemporary&quot;:false}]},{&quot;citationID&quot;:&quot;MENDELEY_CITATION_0a4f8395-47ce-4861-82a9-c700e198894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GE0ZjgzOTUtNDdjZS00ODYxLTgyYTktYzcwMGUxOTg4OTRiIiwicHJvcGVydGllcyI6eyJub3RlSW5kZXgiOjB9LCJpc0VkaXRlZCI6ZmFsc2UsIm1hbnVhbE92ZXJyaWRlIjp7ImlzTWFudWFsbHlPdmVycmlkZGVuIjpmYWxzZSwiY2l0ZXByb2NUZXh0IjoiPHN1cD40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quot;,&quot;citationItems&quot;:[{&quot;id&quot;:&quot;0f5cac7f-d845-36bc-b720-4dd6a2c3df80&quot;,&quot;itemData&quot;:{&quot;type&quot;:&quot;article-journal&quot;,&quot;id&quot;:&quot;0f5cac7f-d845-36bc-b720-4dd6a2c3df80&quot;,&quot;title&quot;:&quot;Experimental evolution of multicellularity&quot;,&quot;author&quot;:[{&quot;family&quot;:&quot;Ratcliff&quot;,&quot;given&quot;:&quot;William C.&quot;,&quot;parse-names&quot;:false,&quot;dropping-particle&quot;:&quot;&quot;,&quot;non-dropping-particle&quot;:&quot;&quot;},{&quot;family&quot;:&quot;Denison&quot;,&quot;given&quot;:&quot;R. Ford&quot;,&quot;parse-names&quot;:false,&quot;dropping-particle&quot;:&quot;&quot;,&quot;non-dropping-particle&quot;:&quot;&quot;},{&quot;family&quot;:&quot;Borrello&quot;,&quot;given&quot;:&quot;Mark&quot;,&quot;parse-names&quot;:false,&quot;dropping-particle&quot;:&quot;&quot;,&quot;non-dropping-particle&quot;:&quot;&quot;},{&quot;family&quot;:&quot;Travisano&quot;,&quot;given&quot;:&quot;Michael&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15323109&quot;,&quot;ISSN&quot;:&quot;00278424&quot;,&quot;PMID&quot;:&quot;22307617&quot;,&quot;issued&quot;:{&quot;date-parts&quot;:[[2012]]},&quot;page&quot;:&quot;1595-1600&quot;,&quot;abstract&quot;:&quot;Multicellularity was one of the most significant innovations in the history of life, but its initial evolution remains poorly understood. Using experimental evolution, we show that key steps in this transition could have occurred quickly. We subjected the unicellular yeast Saccharomyces cerevisiae to an environment in which we expected multicellularity to be adaptive. We observed the rapid evolution of clustering genotypes that display a novel multicellular life history characterized by reproduction via multicellular propagules, a juvenile phase, and determinate growth. The multicellular clusters are uniclonal, minimizing within-cluster genetic conflicts of interest. Simple among-cell division of labor rapidly evolved. Early multicellular strains were composed of physiologically similar cells, but these subsequently evolved higher rates of programmed cell death (apoptosis), an adaptation that increases propagule production. These results showthat key aspects ofmulticellular complexity, a subject of central importance to biology, can readily evolve from unicellular eukaryotes.&quot;,&quot;issue&quot;:&quot;5&quot;,&quot;volume&quot;:&quot;109&quot;},&quot;isTemporary&quot;:false}]},{&quot;citationID&quot;:&quot;MENDELEY_CITATION_4aa6e57d-b805-4027-bce0-456a90ff08b5&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&quot;,&quot;citationItems&quot;:[{&quot;id&quot;:&quot;b4b3a470-1c9d-3e5c-be44-a9179b313ce1&quot;,&quot;itemData&quot;:{&quot;type&quot;:&quot;article-journal&quot;,&quot;id&quot;:&quot;b4b3a470-1c9d-3e5c-be44-a9179b313ce1&quot;,&quot;title&quot;:&quot;Improved use of a public good selects for the evolution of undifferentiated multicellularity&quot;,&quot;author&quot;:[{&quot;family&quot;:&quot;Koschwanez&quot;,&quot;given&quot;:&quot;John H.&quot;,&quot;parse-names&quot;:false,&quot;dropping-particle&quot;:&quot;&quot;,&quot;non-dropping-particle&quot;:&quot;&quot;},{&quot;family&quot;:&quot;Foster&quot;,&quot;given&quot;:&quot;Kevin R.&quot;,&quot;parse-names&quot;:false,&quot;dropping-particle&quot;:&quot;&quot;,&quot;non-dropping-particle&quot;:&quot;&quot;},{&quot;family&quot;:&quot;Murray&quot;,&quot;given&quot;:&quot;Andrew W.&quot;,&quot;parse-names&quot;:false,&quot;dropping-particle&quot;:&quot;&quot;,&quot;non-dropping-particle&quot;:&quot;&quot;}],&quot;container-title&quot;:&quot;eLife&quot;,&quot;container-title-short&quot;:&quot;Elife&quot;,&quot;DOI&quot;:&quot;10.7554/eLife.00367&quot;,&quot;ISSN&quot;:&quot;2050084X&quot;,&quot;PMID&quot;:&quot;23577233&quot;,&quot;issued&quot;:{&quot;date-parts&quot;:[[2013]]},&quot;abstract&quot;:&quot;We do not know how or why multicellularity evolved. We used the budding yeast, Saccharomyces cerevisiae, to ask whether nutrients that must be digested extracellularly select for the evolution of undifferentiated multicellularity. Because yeast use invertase to hydrolyze sucrose extracellularly and import the resulting monosaccharides, single cells cannot grow at low cell and sucrose concentrations. Three engineered strategies overcame this problem: forming multicellular clumps, importing sucrose before hydrolysis, and increasing invertase expression. We evolved populations in low sucrose to ask which strategy they would adopt. Of 12 successful clones, 11 formed multicellular clumps through incomplete cell separation, 10 increased invertase expression, none imported sucrose, and 11 increased hexose transporter expression, a strategy we had not engineered. Identifying causal mutations revealed genes and pathways, which frequently contributed to the evolved phenotype. Our study shows that combining rational design with experimental evolution can help evaluate hypotheses about evolutionary strategies. © Pawlak et al.&quot;,&quot;issue&quot;:&quot;2&quot;,&quot;volume&quot;:&quot;2013&quot;},&quot;isTemporary&quot;:false}]},{&quot;citationID&quot;:&quot;MENDELEY_CITATION_1ccc6398-d9d6-4c62-be65-7359f0e93cac&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&quot;,&quot;citationItems&quot;:[{&quot;id&quot;:&quot;9d779f3a-3432-3806-9bd4-fae2c39589c1&quot;,&quot;itemData&quot;:{&quot;type&quot;:&quot;article-journal&quot;,&quot;id&quot;:&quot;9d779f3a-3432-3806-9bd4-fae2c39589c1&quot;,&quot;title&quot;:&quot;Geometry Shapes Evolution of Early Multicellularity&quot;,&quot;author&quot;:[{&quot;family&quot;:&quot;Libby&quot;,&quot;given&quot;:&quot;Eric&quot;,&quot;parse-names&quot;:false,&quot;dropping-particle&quot;:&quot;&quot;,&quot;non-dropping-particle&quot;:&quot;&quot;},{&quot;family&quot;:&quot;Ratcliff&quot;,&quot;given&quot;:&quot;William&quot;,&quot;parse-names&quot;:false,&quot;dropping-particle&quot;:&quot;&quot;,&quot;non-dropping-particle&quot;:&quot;&quot;},{&quot;family&quot;:&quot;Travisano&quot;,&quot;given&quot;:&quot;Michael&quot;,&quot;parse-names&quot;:false,&quot;dropping-particle&quot;:&quot;&quot;,&quot;non-dropping-particle&quot;:&quot;&quot;},{&quot;family&quot;:&quot;Kerr&quot;,&quot;given&quot;:&quot;Ben&quot;,&quot;parse-names&quot;:false,&quot;dropping-particle&quot;:&quot;&quot;,&quot;non-dropping-particle&quot;:&quot;&quot;}],&quot;container-title&quot;:&quot;PLoS Computational Biology&quot;,&quot;DOI&quot;:&quot;10.1371/journal.pcbi.1003803&quot;,&quot;ISSN&quot;:&quot;15537358&quot;,&quot;PMID&quot;:&quot;25233196&quot;,&quot;issued&quot;:{&quot;date-parts&quot;:[[2014]]},&quot;abstract&quot;:&quot;Organisms have increased in complexity through a series of major evolutionary transitions, in which formerly autonomous entities become parts of a novel higher-level entity. One intriguing feature of the higher-level entity after some major transitions is a division of reproductive labor among its lower-level units in which reproduction is the sole responsibility of a subset of units. Although it can have clear benefits once established, it is unknown how such reproductive division of labor originates. We consider a recent evolution experiment on the yeast Saccharomyces cerevisiae as a unique platform to address the issue of reproductive differentiation during an evolutionary transition in individuality. In the experiment, independent yeast lineages evolved a multicellular “snowflake-like” cluster formed in response to gravity selection. Shortly after the evolution of clusters, the yeast evolved higher rates of cell death. While cell death enables clusters to split apart and form new groups, it also reduces their performance in the face of gravity selection. To understand the selective value of increased cell death, we create a mathematical model of the cellular arrangement within snowflake yeast clusters. The model reveals that the mechanism of cell death and the geometry of the snowflake interact in complex, evolutionarily important ways. We find that the organization of snowflake yeast imposes powerful limitations on the available space for new cell growth. By dying more frequently, cells in clusters avoid encountering space limitations, and, paradoxically, reach higher numbers. In addition, selection for particular group sizes can explain the increased rate of apoptosis both in terms of total cell number and total numbers of collectives. Thus, by considering the geometry of a primitive multicellular organism we can gain insight into the initial emergence of reproductive division of labor during an evolutionary transition in individuality.&quot;,&quot;issue&quot;:&quot;9&quot;,&quot;volume&quot;:&quot;10&quot;,&quot;container-title-short&quot;:&quot;PLoS Comput Biol&quot;},&quot;isTemporary&quot;:false}]},{&quot;citationID&quot;:&quot;MENDELEY_CITATION_30707391-e967-44ea-a9fc-2a0933d9c7e8&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&quot;,&quot;citationItems&quot;:[{&quot;id&quot;:&quot;7b0dd402-7558-36f5-878a-8f4cb5989455&quot;,&quot;itemData&quot;:{&quot;type&quot;:&quot;article-journal&quot;,&quot;id&quot;:&quot;7b0dd402-7558-36f5-878a-8f4cb5989455&quot;,&quot;title&quot;:&quot;Sucrose utilization in budding yeast as a model for the origin of undifferentiated multicellularity&quot;,&quot;author&quot;:[{&quot;family&quot;:&quot;Koschwanez&quot;,&quot;given&quot;:&quot;John H.&quot;,&quot;parse-names&quot;:false,&quot;dropping-particle&quot;:&quot;&quot;,&quot;non-dropping-particle&quot;:&quot;&quot;},{&quot;family&quot;:&quot;Foster&quot;,&quot;given&quot;:&quot;Kevin R.&quot;,&quot;parse-names&quot;:false,&quot;dropping-particle&quot;:&quot;&quot;,&quot;non-dropping-particle&quot;:&quot;&quot;},{&quot;family&quot;:&quot;Murray&quot;,&quot;given&quot;:&quot;Andrew W.&quot;,&quot;parse-names&quot;:false,&quot;dropping-particle&quot;:&quot;&quot;,&quot;non-dropping-particle&quot;:&quot;&quot;}],&quot;container-title&quot;:&quot;PLoS Biology&quot;,&quot;container-title-short&quot;:&quot;PLoS Biol&quot;,&quot;DOI&quot;:&quot;10.1371/journal.pbio.1001122&quot;,&quot;ISSN&quot;:&quot;15449173&quot;,&quot;PMID&quot;:&quot;21857801&quot;,&quot;issued&quot;:{&quot;date-parts&quot;:[[2011]]},&quot;abstract&quot;:&quot;We use the budding yeast, Saccharomyces cerevisiae, to investigate one model for the initial emergence of multicellularity: the formation of multicellular aggregates as a result of incomplete cell separation. We combine simulations with experiments to show how the use of secreted public goods favors the formation of multicellular aggregates. Yeast cells can cooperate by secreting invertase, an enzyme that digests sucrose into monosaccharides, and many wild isolates are multicellular because cell walls remain attached to each other after the cells divide. We manipulate invertase secretion and cell attachment, and show that multicellular clumps have two advantages over single cells: they grow under conditions where single cells cannot and they compete better against cheaters, cells that do not make invertase. We propose that the prior use of public goods led to selection for the incomplete cell separation that first produced multicellularity. © 2011 Koschwanez et al.&quot;,&quot;issue&quot;:&quot;8&quot;,&quot;volume&quot;:&quot;9&quot;},&quot;isTemporary&quot;:false}]},{&quot;citationID&quot;:&quot;MENDELEY_CITATION_5aea13f3-083e-4252-99e1-401a4a235e5a&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WFlYTEzZjMtMDgzZS00MjUyLTk5ZTEtNDAxYTRhMjM1ZTVh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1eabc784-6bd7-4a11-b149-9b03b86f3700&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WVhYmM3ODQtNmJkNy00YTExLWIxNDktOWIwM2I4NmYzNzAwIiwicHJvcGVydGllcyI6eyJub3RlSW5kZXgiOjB9LCJpc0VkaXRlZCI6ZmFsc2UsIm1hbnVhbE92ZXJyaWRlIjp7ImlzTWFudWFsbHlPdmVycmlkZGVuIjpmYWxzZSwiY2l0ZXByb2NUZXh0IjoiPHN1cD4y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&quot;,&quot;citationItems&quot;:[{&quot;id&quot;:&quot;9138c2da-c881-3a8b-b1a3-dd0b3e48d1ea&quot;,&quot;itemData&quot;:{&quot;type&quot;:&quot;article-journal&quot;,&quot;id&quot;:&quot;9138c2da-c881-3a8b-b1a3-dd0b3e48d1ea&quot;,&quot;title&quot;:&quot;The Origin of Animal Multicellularity and Cell Differentiation&quot;,&quot;author&quot;:[{&quot;family&quot;:&quot;Brunet&quot;,&quot;given&quot;:&quot;Thibaut&quot;,&quot;parse-names&quot;:false,&quot;dropping-particle&quot;:&quot;&quot;,&quot;non-dropping-particle&quot;:&quot;&quot;},{&quot;family&quot;:&quot;King&quot;,&quot;given&quot;:&quot;Nicole&quot;,&quot;parse-names&quot;:false,&quot;dropping-particle&quot;:&quot;&quot;,&quot;non-dropping-particle&quot;:&quot;&quot;}],&quot;container-title&quot;:&quot;Developmental Cell&quot;,&quot;container-title-short&quot;:&quot;Dev Cell&quot;,&quot;DOI&quot;:&quot;10.1016/j.devcel.2017.09.016&quot;,&quot;ISSN&quot;:&quot;18781551&quot;,&quot;PMID&quot;:&quot;29065305&quot;,&quot;URL&quot;:&quot;https://doi.org/10.1016/j.devcel.2017.09.016&quot;,&quot;issued&quot;:{&quot;date-parts&quot;:[[2017]]},&quot;page&quot;:&quot;124-140&quot;,&quot;abstract&quot;:&quot;Over 600 million years ago, animals evolved from a unicellular or colonial organism whose cell(s) captured bacteria with a collar complex, a flagellum surrounded by a microvillar collar. Using principles from evolutionary cell biology, we reason that the transition to multicellularity required modification of pre-existing mechanisms for extracellular matrix synthesis and cytokinesis. We discuss two hypotheses for the origin of animal cell types: division of labor from ancient plurifunctional cells and conversion of temporally alternating phenotypes into spatially juxtaposed cell types. Mechanistic studies in diverse animals and their relatives promise to deepen our understanding of animal origins and cell biology. Brunet and King examine the origin of animal multicellularity. The authors suggest that changes in the mechanisms regulating extracellular matrix synthesis and cytokinesis may underlie the transition to multicellularity, and they propose two hypotheses to explain the evolution of cell differentiation in the animal lineage.&quot;,&quot;publisher&quot;:&quot;Elsevier Inc.&quot;,&quot;issue&quot;:&quot;2&quot;,&quot;volume&quot;:&quot;43&quot;},&quot;isTemporary&quot;:false}]},{&quot;citationID&quot;:&quot;MENDELEY_CITATION_9c4ba163-aa22-421a-bedf-d6d20c9f9b6b&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OWM0YmExNjMtYWEyMi00MjFhLWJlZGYtZDZkMjBjOWY5YjZiIiwicHJvcGVydGllcyI6eyJub3RlSW5kZXgiOjB9LCJpc0VkaXRlZCI6ZmFsc2UsIm1hbnVhbE92ZXJyaWRlIjp7ImlzTWFudWFsbHlPdmVycmlkZGVuIjpmYWxzZSwiY2l0ZXByb2NUZXh0IjoiPHN1cD45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&quot;,&quot;citationItems&quot;:[{&quot;id&quot;:&quot;4f9c738a-b7c4-36d9-b2ae-f5e2d7e92cb7&quot;,&quot;itemData&quot;:{&quot;type&quot;:&quot;article-journal&quot;,&quot;id&quot;:&quot;4f9c738a-b7c4-36d9-b2ae-f5e2d7e92cb7&quot;,&quot;title&quot;:&quot;Cellular packing, mechanical stress and the evolution of multicellularity&quot;,&quot;author&quot;:[{&quot;family&quot;:&quot;Jacobeen&quot;,&quot;given&quot;:&quot;Shane&quot;,&quot;parse-names&quot;:false,&quot;dropping-particle&quot;:&quot;&quot;,&quot;non-dropping-particle&quot;:&quot;&quot;},{&quot;family&quot;:&quot;Pentz&quot;,&quot;given&quot;:&quot;Jennifer T.&quot;,&quot;parse-names&quot;:false,&quot;dropping-particle&quot;:&quot;&quot;,&quot;non-dropping-particle&quot;:&quot;&quot;},{&quot;family&quot;:&quot;Graba&quot;,&quot;given&quot;:&quot;Elyes C.&quot;,&quot;parse-names&quot;:false,&quot;dropping-particle&quot;:&quot;&quot;,&quot;non-dropping-particle&quot;:&quot;&quot;},{&quot;family&quot;:&quot;Brandys&quot;,&quot;given&quot;:&quot;Colin G.&quot;,&quot;parse-names&quot;:false,&quot;dropping-particle&quot;:&quot;&quot;,&quot;non-dropping-particle&quot;:&quot;&quot;},{&quot;family&quot;:&quot;Ratcliff&quot;,&quot;given&quot;:&quot;William C.&quot;,&quot;parse-names&quot;:false,&quot;dropping-particle&quot;:&quot;&quot;,&quot;non-dropping-particle&quot;:&quot;&quot;},{&quot;family&quot;:&quot;Yunker&quot;,&quot;given&quot;:&quot;Peter J.&quot;,&quot;parse-names&quot;:false,&quot;dropping-particle&quot;:&quot;&quot;,&quot;non-dropping-particle&quot;:&quot;&quot;}],&quot;container-title&quot;:&quot;Nature Physics&quot;,&quot;DOI&quot;:&quot;10.1038/s41567-017-0002-y&quot;,&quot;ISBN&quot;:&quot;4156701700&quot;,&quot;ISSN&quot;:&quot;17452481&quot;,&quot;URL&quot;:&quot;http://dx.doi.org/10.1038/s41567-017-0002-y&quot;,&quot;issued&quot;:{&quot;date-parts&quot;:[[2018]]},&quot;page&quot;:&quot;286-290&quot;,&quot;abstract&quot;:&quot;The evolution of multicellularity set the stage for sustained increases in organismal complexity 1-5 . However, a fundamental aspect of this transition remains largely unknown: How do simple clusters of cells evolve increased size when confronted by forces capable of breaking intracellular bonds? Here we show that multicellular snowflake yeast clusters 6-8 fracture due to crowding-induced mechanical stress. Over seven weeks (∼291 generations) of daily selection for large size, snowflake clusters evolve to increase their radius 1.7-fold by reducing the accumulation of internal stress. During this period, cells within the clusters evolve to be more elongated, concomitant with a decrease in the cellular volume fraction of the clusters. The associated increase in free space reduces the internal stress caused by cellular growth, thus delaying fracture and increasing cluster size. This work demonstrates how readily natural selection finds simple, physical solutions to spatial constraints that limit the evolution of group size- A fundamental step in the evolution of multicellularity.&quot;,&quot;publisher&quot;:&quot;Springer US&quot;,&quot;issue&quot;:&quot;3&quot;,&quot;volume&quot;:&quot;14&quot;,&quot;container-title-short&quot;:&quot;Nat Phys&quot;},&quot;isTemporary&quot;:false}]},{&quot;citationID&quot;:&quot;MENDELEY_CITATION_415e089f-9374-480f-94da-0182e5971ff8&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DE1ZTA4OWYtOTM3NC00ODBmLTk0ZGEtMDE4MmU1OTcxZmY4IiwicHJvcGVydGllcyI6eyJub3RlSW5kZXgiOjB9LCJpc0VkaXRlZCI6ZmFsc2UsIm1hbnVhbE92ZXJyaWRlIjp7ImlzTWFudWFsbHlPdmVycmlkZGVuIjpmYWxzZSwiY2l0ZXByb2NUZXh0IjoiPHN1cD40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quot;,&quot;citationItems&quot;:[{&quot;id&quot;:&quot;0f5cac7f-d845-36bc-b720-4dd6a2c3df80&quot;,&quot;itemData&quot;:{&quot;type&quot;:&quot;article-journal&quot;,&quot;id&quot;:&quot;0f5cac7f-d845-36bc-b720-4dd6a2c3df80&quot;,&quot;title&quot;:&quot;Experimental evolution of multicellularity&quot;,&quot;author&quot;:[{&quot;family&quot;:&quot;Ratcliff&quot;,&quot;given&quot;:&quot;William C.&quot;,&quot;parse-names&quot;:false,&quot;dropping-particle&quot;:&quot;&quot;,&quot;non-dropping-particle&quot;:&quot;&quot;},{&quot;family&quot;:&quot;Denison&quot;,&quot;given&quot;:&quot;R. Ford&quot;,&quot;parse-names&quot;:false,&quot;dropping-particle&quot;:&quot;&quot;,&quot;non-dropping-particle&quot;:&quot;&quot;},{&quot;family&quot;:&quot;Borrello&quot;,&quot;given&quot;:&quot;Mark&quot;,&quot;parse-names&quot;:false,&quot;dropping-particle&quot;:&quot;&quot;,&quot;non-dropping-particle&quot;:&quot;&quot;},{&quot;family&quot;:&quot;Travisano&quot;,&quot;given&quot;:&quot;Michael&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15323109&quot;,&quot;ISSN&quot;:&quot;00278424&quot;,&quot;PMID&quot;:&quot;22307617&quot;,&quot;issued&quot;:{&quot;date-parts&quot;:[[2012]]},&quot;page&quot;:&quot;1595-1600&quot;,&quot;abstract&quot;:&quot;Multicellularity was one of the most significant innovations in the history of life, but its initial evolution remains poorly understood. Using experimental evolution, we show that key steps in this transition could have occurred quickly. We subjected the unicellular yeast Saccharomyces cerevisiae to an environment in which we expected multicellularity to be adaptive. We observed the rapid evolution of clustering genotypes that display a novel multicellular life history characterized by reproduction via multicellular propagules, a juvenile phase, and determinate growth. The multicellular clusters are uniclonal, minimizing within-cluster genetic conflicts of interest. Simple among-cell division of labor rapidly evolved. Early multicellular strains were composed of physiologically similar cells, but these subsequently evolved higher rates of programmed cell death (apoptosis), an adaptation that increases propagule production. These results showthat key aspects ofmulticellular complexity, a subject of central importance to biology, can readily evolve from unicellular eukaryotes.&quot;,&quot;issue&quot;:&quot;5&quot;,&quot;volume&quot;:&quot;109&quot;},&quot;isTemporary&quot;:false}]},{&quot;citationID&quot;:&quot;MENDELEY_CITATION_1d7b8823-08be-4df6-8864-bf8ac9e8a6fb&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&quot;,&quot;citationItems&quot;:[{&quot;id&quot;:&quot;c76020d5-5d05-359a-b3ce-cd18d428a0be&quot;,&quot;itemData&quot;:{&quot;type&quot;:&quot;article-journal&quot;,&quot;id&quot;:&quot;c76020d5-5d05-359a-b3ce-cd18d428a0be&quot;,&quot;title&quot;:&quot;Oxygen suppression of macroscopic multicellularity&quot;,&quot;author&quot;:[{&quot;family&quot;:&quot;Bozdag&quot;,&quot;given&quot;:&quot;G. Ozan&quot;,&quot;parse-names&quot;:false,&quot;dropping-particle&quot;:&quot;&quot;,&quot;non-dropping-particle&quot;:&quot;&quot;},{&quot;family&quot;:&quot;Libby&quot;,&quot;given&quot;:&quot;Eric&quot;,&quot;parse-names&quot;:false,&quot;dropping-particle&quot;:&quot;&quot;,&quot;non-dropping-particle&quot;:&quot;&quot;},{&quot;family&quot;:&quot;Pineau&quot;,&quot;given&quot;:&quot;Rozenn&quot;,&quot;parse-names&quot;:false,&quot;dropping-particle&quot;:&quot;&quot;,&quot;non-dropping-particle&quot;:&quot;&quot;},{&quot;family&quot;:&quot;Reinhard&quot;,&quot;given&quot;:&quot;Christopher T.&quot;,&quot;parse-names&quot;:false,&quot;dropping-particle&quot;:&quot;&quot;,&quot;non-dropping-particle&quot;:&quot;&quot;},{&quot;family&quot;:&quot;Ratcliff&quot;,&quot;given&quot;:&quot;William C.&quot;,&quot;parse-names&quot;:false,&quot;dropping-particle&quot;:&quot;&quot;,&quot;non-dropping-particle&quot;:&quot;&quot;}],&quot;container-title&quot;:&quot;Nature Communications&quot;,&quot;container-title-short&quot;:&quot;Nat Commun&quot;,&quot;DOI&quot;:&quot;10.1038/s41467-021-23104-0&quot;,&quot;ISSN&quot;:&quot;20411723&quot;,&quot;PMID&quot;:&quot;33990594&quot;,&quot;URL&quot;:&quot;http://dx.doi.org/10.1038/s41467-021-23104-0&quot;,&quot;issued&quot;:{&quot;date-parts&quot;:[[2021]]},&quot;abstract&quot;:&quot;Atmospheric oxygen is thought to have played a vital role in the evolution of large, complex multicellular organisms. Challenging the prevailing theory, we show that the transition from an anaerobic to an aerobic world can strongly suppress the evolution of macroscopic multicellularity. Here we select for increased size in multicellular ‘snowflake’ yeast across a range of metabolically-available O2 levels. While yeast under anaerobic and high-O2 conditions evolved to be considerably larger, intermediate O2 constrained the evolution of large size. Through sequencing and synthetic strain construction, we confirm that this is due to O2-mediated divergent selection acting on organism size. We show via mathematical modeling that our results stem from nearly universal evolutionary and biophysical trade-offs, and thus should apply broadly. These results highlight the fact that oxygen is a double-edged sword: while it provides significant metabolic advantages, selection for efficient use of this resource may paradoxically suppress the evolution of macroscopic multicellular organisms.&quot;,&quot;publisher&quot;:&quot;Springer US&quot;,&quot;issue&quot;:&quot;1&quot;,&quot;volume&quot;:&quot;12&quot;},&quot;isTemporary&quot;:false}]},{&quot;citationID&quot;:&quot;MENDELEY_CITATION_3f635378-1aac-4d86-9437-bc53fcbfcadf&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&quot;,&quot;citationItems&quot;:[{&quot;id&quot;:&quot;2abd2c5d-ea40-380c-801c-683e86339b89&quot;,&quot;itemData&quot;:{&quot;type&quot;:&quot;article-journal&quot;,&quot;id&quot;:&quot;2abd2c5d-ea40-380c-801c-683e86339b89&quot;,&quot;title&quot;:&quot;How cells change shape and position in the early mammalian embryo&quot;,&quot;author&quot;:[{&quot;family&quot;:&quot;White&quot;,&quot;given&quot;:&quot;Melanie D.&quot;,&quot;parse-names&quot;:false,&quot;dropping-particle&quot;:&quot;&quot;,&quot;non-dropping-particle&quot;:&quot;&quot;},{&quot;family&quot;:&quot;Zenker&quot;,&quot;given&quot;:&quot;Jennifer&quot;,&quot;parse-names&quot;:false,&quot;dropping-particle&quot;:&quot;&quot;,&quot;non-dropping-particle&quot;:&quot;&quot;},{&quot;family&quot;:&quot;Bissiere&quot;,&quot;given&quot;:&quot;Stephanie&quot;,&quot;parse-names&quot;:false,&quot;dropping-particle&quot;:&quot;&quot;,&quot;non-dropping-particle&quot;:&quot;&quot;},{&quot;family&quot;:&quot;Plachta&quot;,&quot;given&quot;:&quot;Nicolas&quot;,&quot;parse-names&quot;:false,&quot;dropping-particle&quot;:&quot;&quot;,&quot;non-dropping-particle&quot;:&quot;&quot;}],&quot;container-title&quot;:&quot;Current Opinion in Cell Biology&quot;,&quot;container-title-short&quot;:&quot;Curr Opin Cell Biol&quot;,&quot;DOI&quot;:&quot;10.1016/j.ceb.2016.11.002&quot;,&quot;ISSN&quot;:&quot;18790410&quot;,&quot;PMID&quot;:&quot;28033492&quot;,&quot;URL&quot;:&quot;http://dx.doi.org/10.1016/j.ceb.2016.11.002&quot;,&quot;issued&quot;:{&quot;date-parts&quot;:[[2017]]},&quot;page&quot;:&quot;7-13&quot;,&quot;abstract&quot;:&quot;During preimplantation development, cells of the mammalian embryo must resolve their shape and position to ensure the future viability of the fetus. These initial changes are established as the embryo expands from one to thirty-two cells, and a group of originally spherical cells is transformed into a more polarized structure with distinct cell geometries and lineages. Recent advances in the application of non-invasive imaging technologies have enabled the discovery of mechanisms regulating patterning of the early mammalian embryo. Here, we review recent findings revealing cell protrusions that trigger early changes in cell shape and embryo compaction, and how anisotropies in mechanical forces drive the first spatial segregation of cells in the embryo to form the pluripotent inner mass.&quot;,&quot;publisher&quot;:&quot;Elsevier Ltd&quot;,&quot;volume&quot;:&quot;44&quot;},&quot;isTemporary&quot;:false}]},{&quot;citationID&quot;:&quot;MENDELEY_CITATION_d01cb848-9f5e-44d0-8e14-b89d2687c616&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DAxY2I4NDgtOWY1ZS00NGQwLThlMTQtYjg5ZDI2ODdjNjE2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c088e684-222d-488d-82b2-4b00bb81f00a&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zA4OGU2ODQtMjIyZC00ODhkLTgyYjItNGIwMGJiODFmMDBh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d0c76332-63df-4481-b396-b9c8ed4e65f0&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&quot;,&quot;citationItems&quot;:[{&quot;id&quot;:&quot;d2587a3d-afa5-3691-aace-a17266b0db0f&quot;,&quot;itemData&quot;:{&quot;type&quot;:&quot;article-journal&quot;,&quot;id&quot;:&quot;d2587a3d-afa5-3691-aace-a17266b0db0f&quot;,&quot;title&quot;:&quot;Coupling of septins to the axial landmark by bud4 in budding yeast&quot;,&quot;author&quot;:[{&quot;family&quot;:&quot;Kang&quot;,&quot;given&quot;:&quot;Pil Jung&quot;,&quot;parse-names&quot;:false,&quot;dropping-particle&quot;:&quot;&quot;,&quot;non-dropping-particle&quot;:&quot;&quot;},{&quot;family&quot;:&quot;Hood-DeGrenier&quot;,&quot;given&quot;:&quot;Jennifer K.&quot;,&quot;parse-names&quot;:false,&quot;dropping-particle&quot;:&quot;&quot;,&quot;non-dropping-particle&quot;:&quot;&quot;},{&quot;family&quot;:&quot;Park&quot;,&quot;given&quot;:&quot;Hay Oak&quot;,&quot;parse-names&quot;:false,&quot;dropping-particle&quot;:&quot;&quot;,&quot;non-dropping-particle&quot;:&quot;&quot;}],&quot;container-title&quot;:&quot;Journal of Cell Science&quot;,&quot;container-title-short&quot;:&quot;J Cell Sci&quot;,&quot;DOI&quot;:&quot;10.1242/jcs.118521&quot;,&quot;ISSN&quot;:&quot;00219533&quot;,&quot;PMID&quot;:&quot;23345395&quot;,&quot;issued&quot;:{&quot;date-parts&quot;:[[2013]]},&quot;page&quot;:&quot;1218-1226&quot;,&quot;abstract&quot;:&quot;Cells of the budding yeast Saccharomyces cerevisiae select a site for polarized growth in a specific pattern that depends on their cell type. Haploid a and a cells bud in the axial budding pattern, which requires assembly of a landmark that includes the Bud4 protein. To understand how an axial bud site is established, we performed a structure-function analysis of Bud4. Bud4 contains DUF1709 (domain of unknown function), which is similar to a part of the anillin-homology domain, and a putative Pleckstrin homology (PH) domain near to its C terminus. Although its localization depends on septins, a conserved family of GTP-binding proteins, Bud4 is necessary for the stable inheritance of septin rings during cell division. Although some anillins interact directly with septins, we find that neither DUF1709 nor the PH domain is necessary for targeting Bud4 to the mother-bud neck. Instead, this C-terminal region is crucial for association of Bud4 with Bud3 and other components of the axial landmark. Remarkably, septins colocalize with Bud4 mutant proteins that lack these C-terminal domains, forming an arc or a single ring instead of a double ring during and after cytokinesis. Interestingly, overexpression of Bud4 also induces formation of extra Bud4 rings and arcs that are associated with septins. Analyses of a series of bud4 truncation mutants suggest that at least two domains in the central region play a redundant role in targeting Bud4 to the mother-bud neck and are thus likely to interact with septins. Taken together, these results indicate that Bud4 functions as a platform that links septins to the axial landmark. © 2013. Published by The Company of Biologists Ltd.&quot;,&quot;issue&quot;:&quot;5&quot;,&quot;volume&quot;:&quot;126&quot;},&quot;isTemporary&quot;:false}]},{&quot;citationID&quot;:&quot;MENDELEY_CITATION_fa73a5f8-ce1b-4768-bfc6-97b4ed26fc19&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&quot;,&quot;citationItems&quot;:[{&quot;id&quot;:&quot;45d9c1de-4236-361f-8fd6-2a5aa4b82f58&quot;,&quot;itemData&quot;:{&quot;type&quot;:&quot;article-journal&quot;,&quot;id&quot;:&quot;45d9c1de-4236-361f-8fd6-2a5aa4b82f58&quot;,&quot;title&quot;:&quot;Genetic and nongenetic determinants of cell growth variation assessed by high-throughput microscopy&quot;,&quot;author&quot;:[{&quot;family&quot;:&quot;Ziv&quot;,&quot;given&quot;:&quot;Naomi&quot;,&quot;parse-names&quot;:false,&quot;dropping-particle&quot;:&quot;&quot;,&quot;non-dropping-particle&quot;:&quot;&quot;},{&quot;family&quot;:&quot;Siegal&quot;,&quot;given&quot;:&quot;Mark L.&quot;,&quot;parse-names&quot;:false,&quot;dropping-particle&quot;:&quot;&quot;,&quot;non-dropping-particle&quot;:&quot;&quot;},{&quot;family&quot;:&quot;Gresham&quot;,&quot;given&quot;:&quot;David&quot;,&quot;parse-names&quot;:false,&quot;dropping-particle&quot;:&quot;&quot;,&quot;non-dropping-particle&quot;:&quot;&quot;}],&quot;container-title&quot;:&quot;Molecular Biology and Evolution&quot;,&quot;container-title-short&quot;:&quot;Mol Biol Evol&quot;,&quot;DOI&quot;:&quot;10.1093/molbev/mst138&quot;,&quot;ISSN&quot;:&quot;07374038&quot;,&quot;PMID&quot;:&quot;23938868&quot;,&quot;issued&quot;:{&quot;date-parts&quot;:[[2013]]},&quot;page&quot;:&quot;2568-2578&quot;,&quot;abstract&quot;:&quot;In microbial populations, growth initiation and proliferation rates are major components of fitness and therefore likely targets of selection. We used a high-throughput microscopy assay, which enables simultaneous analysis of tens of thousands of microcolonies, to determine the sources and extent of growth rate variation in the budding yeast (Saccharomyces cerevisiae) in different glucose environments. We find that cell growth rates are regulated by the extracellular concentration of glucose as proposed by Monod (1949), but that significant heterogeneity in growth rates is observed among genetically identical individuals within an environment. Yeast strains isolated from different geographic locations and habitats differ in their growth rate responses to different glucose concentrations. Inheritance patterns suggest that the genetic determinants of growth rates in different glucose concentrations are distinct. In addition, we identified genotypes that differ in the extent of variation in growth rate within an environment despite nearly identical mean growth rates, providing evidence that alleles controlling phenotypic variability segregate in yeast populations. We find that the time to reinitiation of growth (lag) is negatively correlated with growth rate, yet this relationship is strain-dependent. Between environments, the respirative activity of individual cells negatively correlates with glucose abundance and growth rate, but within an environment respirative activity and growth rate show a positive correlation, which we propose reflects differences in protein expression capacity. Our study quantifies the sources of genetic and nongenetic variation in cell growth rates in different glucose environments with unprecedented precision, facilitating their molecular genetic dissection. © 2013 The Author.&quot;,&quot;issue&quot;:&quot;12&quot;,&quot;volume&quot;:&quot;30&quot;},&quot;isTemporary&quot;:false}]},{&quot;citationID&quot;:&quot;MENDELEY_CITATION_cd4fa682-d6ce-433d-98c3-30e211e35ce3&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&quot;,&quot;citationItems&quot;:[{&quot;id&quot;:&quot;f43a590e-6496-30ae-8a42-0047ed178320&quot;,&quot;itemData&quot;:{&quot;type&quot;:&quot;article-journal&quot;,&quot;id&quot;:&quot;f43a590e-6496-30ae-8a42-0047ed178320&quot;,&quot;title&quot;:&quot;Chitinase is required for cell separation during growth of Saccharomyces cerevisiae&quot;,&quot;author&quot;:[{&quot;family&quot;:&quot;Kuranda&quot;,&quot;given&quot;:&quot;M. J.&quot;,&quot;parse-names&quot;:false,&quot;dropping-particle&quot;:&quot;&quot;,&quot;non-dropping-particle&quot;:&quot;&quot;},{&quot;family&quot;:&quot;Robbins&quot;,&quot;given&quot;:&quot;P. W.&quot;,&quot;parse-names&quot;:false,&quot;dropping-particle&quot;:&quot;&quot;,&quot;non-dropping-particle&quot;:&quot;&quot;}],&quot;container-title&quot;:&quot;Journal of Biological Chemistry&quot;,&quot;DOI&quot;:&quot;10.1016/s0021-9258(18)55057-2&quot;,&quot;ISSN&quot;:&quot;00219258&quot;,&quot;PMID&quot;:&quot;1918080&quot;,&quot;issued&quot;:{&quot;date-parts&quot;:[[1991]]},&quot;page&quot;:&quot;19758-19767&quot;,&quot;abstract&quot;:&quot;The Saccharomyces cerevisiae chitinase described by Correa et al. (Correa, J. U., Elango, N., Polacheck, I., and Cabib, E. (1982) J. Biol. Chem. 257, 1392-1397) has been cloned and sequenced. Analysis of the derived amino acid sequence suggests that the protein contains four domains: a signal sequence, a catalytic domain, a serine/threonine-rich region, and a carboxyl-terminal domain with high binding affinity for chitin. Most of the enzyme produced by cells is secreted into the growth medium and is extensively glycosylated with a series of short O-linked mannose oligosaccharides ranging in size from Man2 to Man5. Chitinase O-mannosylation was further examined in the temperature-sensitive secretion mutants sec18, sec7, and sec6. Oligosaccharides isolated from chitinase accumulating in cells at the nonpermissive temperature revealed Man1 and Man2 associated with the sec18 mutant. sec6 and sec7 accumulated Man2-Man5 with a higher proportion of Man5 relative to the secreted protein. A significant amount of chitinase is also found associated with the cell wall through binding of COOH-terminal domain to chitin. Disruption of the gene for the enzyme leads to a defect in cell separation but does not substantially alter the level of cellular chitin.&quot;,&quot;issue&quot;:&quot;29&quot;,&quot;volume&quot;:&quot;266&quot;,&quot;container-title-short&quot;:&quot;&quot;},&quot;isTemporary&quot;:false}]},{&quot;citationID&quot;:&quot;MENDELEY_CITATION_2d87bb35-ec74-4676-ab3a-6e86686d331d&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&quot;,&quot;citationItems&quot;:[{&quot;id&quot;:&quot;0e7673eb-1a20-3b50-9c43-8041314c88ac&quot;,&quot;itemData&quot;:{&quot;type&quot;:&quot;article-journal&quot;,&quot;id&quot;:&quot;0e7673eb-1a20-3b50-9c43-8041314c88ac&quot;,&quot;title&quot;:&quot;Cellular organization in lab-evolved and extant multicellular species obeys a maximum entropy law&quot;,&quot;author&quot;:[{&quot;family&quot;:&quot;Day&quot;,&quot;given&quot;:&quot;Thomas C.&quot;,&quot;parse-names&quot;:false,&quot;dropping-particle&quot;:&quot;&quot;,&quot;non-dropping-particle&quot;:&quot;&quot;},{&quot;family&quot;:&quot;Höhn&quot;,&quot;given&quot;:&quot;Stephanie S.&quot;,&quot;parse-names&quot;:false,&quot;dropping-particle&quot;:&quot;&quot;,&quot;non-dropping-particle&quot;:&quot;&quot;},{&quot;family&quot;:&quot;Zamani-Dahaj&quot;,&quot;given&quot;:&quot;Seyed A.&quot;,&quot;parse-names&quot;:false,&quot;dropping-particle&quot;:&quot;&quot;,&quot;non-dropping-particle&quot;:&quot;&quot;},{&quot;family&quot;:&quot;Yanni&quot;,&quot;given&quot;:&quot;David&quot;,&quot;parse-names&quot;:false,&quot;dropping-particle&quot;:&quot;&quot;,&quot;non-dropping-particle&quot;:&quot;&quot;},{&quot;family&quot;:&quot;Burnetti&quot;,&quot;given&quot;:&quot;Anthony&quot;,&quot;parse-names&quot;:false,&quot;dropping-particle&quot;:&quot;&quot;,&quot;non-dropping-particle&quot;:&quot;&quot;},{&quot;family&quot;:&quot;Pentz&quot;,&quot;given&quot;:&quot;Jennifer&quot;,&quot;parse-names&quot;:false,&quot;dropping-particle&quot;:&quot;&quot;,&quot;non-dropping-particle&quot;:&quot;&quot;},{&quot;family&quot;:&quot;Honerkamp-Smith&quot;,&quot;given&quot;:&quot;Aurelia R.&quot;,&quot;parse-names&quot;:false,&quot;dropping-particle&quot;:&quot;&quot;,&quot;non-dropping-particle&quot;:&quot;&quot;},{&quot;family&quot;:&quot;Wioland&quot;,&quot;given&quot;:&quot;Hugo&quot;,&quot;parse-names&quot;:false,&quot;dropping-particle&quot;:&quot;&quot;,&quot;non-dropping-particle&quot;:&quot;&quot;},{&quot;family&quot;:&quot;Sleath&quot;,&quot;given&quot;:&quot;Hannah R.&quot;,&quot;parse-names&quot;:false,&quot;dropping-particle&quot;:&quot;&quot;,&quot;non-dropping-particle&quot;:&quot;&quot;},{&quot;family&quot;:&quot;Ratcliff&quot;,&quot;given&quot;:&quot;William C.&quot;,&quot;parse-names&quot;:false,&quot;dropping-particle&quot;:&quot;&quot;,&quot;non-dropping-particle&quot;:&quot;&quot;},{&quot;family&quot;:&quot;Goldstein&quot;,&quot;given&quot;:&quot;Raymond E.&quot;,&quot;parse-names&quot;:false,&quot;dropping-particle&quot;:&quot;&quot;,&quot;non-dropping-particle&quot;:&quot;&quot;},{&quot;family&quot;:&quot;Yunker&quot;,&quot;given&quot;:&quot;Peter J.&quot;,&quot;parse-names&quot;:false,&quot;dropping-particle&quot;:&quot;&quot;,&quot;non-dropping-particle&quot;:&quot;&quot;}],&quot;container-title&quot;:&quot;eLife&quot;,&quot;container-title-short&quot;:&quot;Elife&quot;,&quot;DOI&quot;:&quot;10.7554/ELIFE.72707&quot;,&quot;ISSN&quot;:&quot;2050084X&quot;,&quot;PMID&quot;:&quot;35188101&quot;,&quot;issued&quot;:{&quot;date-parts&quot;:[[2022]]},&quot;page&quot;:&quot;1-28&quot;,&quot;abstract&quot;:&quot;The prevalence of multicellular organisms is due in part to their ability to form complex structures. How cells pack in these structures is a fundamental biophysical issue, underlying their functional properties. However, much remains unknown about how cell packing geometries arise, and how they are affected by random noise during growth-especially absent developmental programs. Here, we quantify the statistics of cellular neighborhoods of two different multicellular eukaryotes: lab-evolved ‘snowflake’ yeast and the green alga Volvox carteri. We find that despite large differences in cellular organization, the free space associated with individual cells in both organisms closely fits a modified gamma distribution, consistent with maximum entropy predictions originally developed for granular materials. This ‘entropic’ cellular packing ensures a degree of predictability despite noise, facilitating parent-offspring fidelity even in the absence of developmental regulation. Together with simulations of diverse growth morphologies, these results suggest that gamma-distributed cell neighborhood sizes are a general feature of multicellularity, arising from conserved statistics of cellular packing.&quot;,&quot;volume&quot;:&quot;11&quot;},&quot;isTemporary&quot;:false}]},{&quot;citationID&quot;:&quot;MENDELEY_CITATION_e7541705-ad6a-4330-985a-bad06178f2ce&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&quot;,&quot;citationItems&quot;:[{&quot;id&quot;:&quot;2cb3afd3-9eab-33f2-b7f4-d27139255add&quot;,&quot;itemData&quot;:{&quot;type&quot;:&quot;article-journal&quot;,&quot;id&quot;:&quot;2cb3afd3-9eab-33f2-b7f4-d27139255add&quot;,&quot;title&quot;:&quot;Inducible, tightly regulated and growth condition-independent transcription factor in Saccharomyces cerevisiae&quot;,&quot;author&quot;:[{&quot;family&quot;:&quot;Ottoz&quot;,&quot;given&quot;:&quot;Diana S.M.&quot;,&quot;parse-names&quot;:false,&quot;dropping-particle&quot;:&quot;&quot;,&quot;non-dropping-particle&quot;:&quot;&quot;},{&quot;family&quot;:&quot;Rudolf&quot;,&quot;given&quot;:&quot;Fabian&quot;,&quot;parse-names&quot;:false,&quot;dropping-particle&quot;:&quot;&quot;,&quot;non-dropping-particle&quot;:&quot;&quot;},{&quot;family&quot;:&quot;Stelling&quot;,&quot;given&quot;:&quot;Joerg&quot;,&quot;parse-names&quot;:false,&quot;dropping-particle&quot;:&quot;&quot;,&quot;non-dropping-particle&quot;:&quot;&quot;}],&quot;container-title&quot;:&quot;Nucleic Acids Research&quot;,&quot;container-title-short&quot;:&quot;Nucleic Acids Res&quot;,&quot;DOI&quot;:&quot;10.1093/nar/gku616&quot;,&quot;ISSN&quot;:&quot;13624962&quot;,&quot;PMID&quot;:&quot;25034689&quot;,&quot;issued&quot;:{&quot;date-parts&quot;:[[2014]]},&quot;abstract&quot;:&quot;The precise control of gene expression is essential in basic biological research as well as in biotechnological applications. Most regulated systems available in yeast enable only the overexpression of the target gene, excluding the possibility of intermediate or weak expression. Moreover, these systems are frequently toxic or depend on growth conditions. We constructed a heterologous transcription factor that overcomes these limitations. Our system is a fusion of the bacterial LexA DNA-binding protein, the human estrogen receptor (ER) and an activation domain (AD). The activity of this chimera, called LexA-ERAD, is tightly regulated by the hormone β-estradiol. The selection of the AD proved to be crucial to avoid toxic effects and to define the range of activity that can be precisely tuned with β-estradiol. As our system is based on a heterologous DNA-binding domain, induction in different metabolic contexts is possible. Additionally, by controlling the number of LexA-binding sites in the target promoter, one can scale the expression levels up or down. Overall, our LexA-ER-AD system is a valuable tool to precisely control gene expression in different experimental contexts without toxic side effects.&quot;,&quot;issue&quot;:&quot;17&quot;,&quot;volume&quot;:&quot;42&quot;},&quot;isTemporary&quot;:false}]},{&quot;citationID&quot;:&quot;MENDELEY_CITATION_e1348cdd-aecd-4def-88c9-3c89864176d5&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TEzNDhjZGQtYWVjZC00ZGVmLTg4YzktM2M4OTg2NDE3NmQ1IiwicHJvcGVydGllcyI6eyJub3RlSW5kZXgiOjB9LCJpc0VkaXRlZCI6ZmFsc2UsIm1hbnVhbE92ZXJyaWRlIjp7ImlzTWFudWFsbHlPdmVycmlkZGVuIjpmYWxzZSwiY2l0ZXByb2NUZXh0IjoiPHN1cD45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&quot;,&quot;citationItems&quot;:[{&quot;id&quot;:&quot;4f9c738a-b7c4-36d9-b2ae-f5e2d7e92cb7&quot;,&quot;itemData&quot;:{&quot;type&quot;:&quot;article-journal&quot;,&quot;id&quot;:&quot;4f9c738a-b7c4-36d9-b2ae-f5e2d7e92cb7&quot;,&quot;title&quot;:&quot;Cellular packing, mechanical stress and the evolution of multicellularity&quot;,&quot;author&quot;:[{&quot;family&quot;:&quot;Jacobeen&quot;,&quot;given&quot;:&quot;Shane&quot;,&quot;parse-names&quot;:false,&quot;dropping-particle&quot;:&quot;&quot;,&quot;non-dropping-particle&quot;:&quot;&quot;},{&quot;family&quot;:&quot;Pentz&quot;,&quot;given&quot;:&quot;Jennifer T.&quot;,&quot;parse-names&quot;:false,&quot;dropping-particle&quot;:&quot;&quot;,&quot;non-dropping-particle&quot;:&quot;&quot;},{&quot;family&quot;:&quot;Graba&quot;,&quot;given&quot;:&quot;Elyes C.&quot;,&quot;parse-names&quot;:false,&quot;dropping-particle&quot;:&quot;&quot;,&quot;non-dropping-particle&quot;:&quot;&quot;},{&quot;family&quot;:&quot;Brandys&quot;,&quot;given&quot;:&quot;Colin G.&quot;,&quot;parse-names&quot;:false,&quot;dropping-particle&quot;:&quot;&quot;,&quot;non-dropping-particle&quot;:&quot;&quot;},{&quot;family&quot;:&quot;Ratcliff&quot;,&quot;given&quot;:&quot;William C.&quot;,&quot;parse-names&quot;:false,&quot;dropping-particle&quot;:&quot;&quot;,&quot;non-dropping-particle&quot;:&quot;&quot;},{&quot;family&quot;:&quot;Yunker&quot;,&quot;given&quot;:&quot;Peter J.&quot;,&quot;parse-names&quot;:false,&quot;dropping-particle&quot;:&quot;&quot;,&quot;non-dropping-particle&quot;:&quot;&quot;}],&quot;container-title&quot;:&quot;Nature Physics&quot;,&quot;container-title-short&quot;:&quot;Nat Phys&quot;,&quot;DOI&quot;:&quot;10.1038/s41567-017-0002-y&quot;,&quot;ISBN&quot;:&quot;4156701700&quot;,&quot;ISSN&quot;:&quot;17452481&quot;,&quot;URL&quot;:&quot;http://dx.doi.org/10.1038/s41567-017-0002-y&quot;,&quot;issued&quot;:{&quot;date-parts&quot;:[[2018]]},&quot;page&quot;:&quot;286-290&quot;,&quot;abstract&quot;:&quot;The evolution of multicellularity set the stage for sustained increases in organismal complexity 1-5 . However, a fundamental aspect of this transition remains largely unknown: How do simple clusters of cells evolve increased size when confronted by forces capable of breaking intracellular bonds? Here we show that multicellular snowflake yeast clusters 6-8 fracture due to crowding-induced mechanical stress. Over seven weeks (∼291 generations) of daily selection for large size, snowflake clusters evolve to increase their radius 1.7-fold by reducing the accumulation of internal stress. During this period, cells within the clusters evolve to be more elongated, concomitant with a decrease in the cellular volume fraction of the clusters. The associated increase in free space reduces the internal stress caused by cellular growth, thus delaying fracture and increasing cluster size. This work demonstrates how readily natural selection finds simple, physical solutions to spatial constraints that limit the evolution of group size- A fundamental step in the evolution of multicellularity.&quot;,&quot;publisher&quot;:&quot;Springer US&quot;,&quot;issue&quot;:&quot;3&quot;,&quot;volume&quot;:&quot;14&quot;},&quot;isTemporary&quot;:false}]},{&quot;citationID&quot;:&quot;MENDELEY_CITATION_5fcad0d7-7590-48f4-9ddb-41489ebd9c32&quot;,&quot;properties&quot;:{&quot;noteIndex&quot;:0},&quot;isEdited&quot;:false,&quot;manualOverride&quot;:{&quot;isManuallyOverridden&quot;:false,&quot;citeprocText&quot;:&quot;&lt;sup&gt;17,18&lt;/sup&gt;&quot;,&quot;manualOverrideText&quot;:&quot;&quot;},&quot;citationTag&quot;:&quot;MENDELEY_CITATION_v3_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&quot;,&quot;citationItems&quot;:[{&quot;id&quot;:&quot;2d306860-fb67-38c1-abe4-9c92069c2487&quot;,&quot;itemData&quot;:{&quot;type&quot;:&quot;article-journal&quot;,&quot;id&quot;:&quot;2d306860-fb67-38c1-abe4-9c92069c2487&quot;,&quot;title&quot;:&quot;Ace2p, a regulator of CTS1 (chitinase) expression, affects pseudohyphal production in Saccharomyces cerevisiae&quot;,&quot;author&quot;:[{&quot;family&quot;:&quot;King&quot;,&quot;given&quot;:&quot;Lorraine&quot;,&quot;parse-names&quot;:false,&quot;dropping-particle&quot;:&quot;&quot;,&quot;non-dropping-particle&quot;:&quot;&quot;},{&quot;family&quot;:&quot;Butler&quot;,&quot;given&quot;:&quot;Geraldine&quot;,&quot;parse-names&quot;:false,&quot;dropping-particle&quot;:&quot;&quot;,&quot;non-dropping-particle&quot;:&quot;&quot;}],&quot;container-title&quot;:&quot;Current Genetics&quot;,&quot;container-title-short&quot;:&quot;Curr Genet&quot;,&quot;DOI&quot;:&quot;10.1007/s002940050384&quot;,&quot;ISBN&quot;:&quot;0029400503&quot;,&quot;ISSN&quot;:&quot;01728083&quot;,&quot;PMID&quot;:&quot;9745020&quot;,&quot;issued&quot;:{&quot;date-parts&quot;:[[1998]]},&quot;page&quot;:&quot;183-191&quot;,&quot;abstract&quot;:&quot;Some diploid strains of Saccharomyces cerevisiae can grow both as a spherical yeast form and as a filamentous pseudohyphal form. Most yeasts capable of forming pseudohyphae possess a functional FLO8 gene. We show that disrupting the ACE2 transcription factor results in the production of pseudohyphae in a flo8-1 background. Disrupting the CTS1 (chitinase) gene also produces pseudohyphal growth in this background, but at a reduced level. Invasion of solid media by haploid and diploid cells is increased in ACE2 disruptions, but the diploids adhere poorly to the agar. Σ1278b-derived strains, which generally produce pseudohyphae, have about 30-fold lower chitinase activity than other strains.&quot;,&quot;issue&quot;:&quot;3&quot;,&quot;volume&quot;:&quot;34&quot;},&quot;isTemporary&quot;:false},{&quot;id&quot;:&quot;a8230539-8e0b-3ea5-8fa9-0578b929d0b1&quot;,&quot;itemData&quot;:{&quot;type&quot;:&quot;article-journal&quot;,&quot;id&quot;:&quot;a8230539-8e0b-3ea5-8fa9-0578b929d0b1&quot;,&quot;title&quot;:&quot;Regulation of the yeast Ace2 transcription factor during the cell cycle&quot;,&quot;author&quot;:[{&quot;family&quot;:&quot;Sbia&quot;,&quot;given&quot;:&quot;Mohammed&quot;,&quot;parse-names&quot;:false,&quot;dropping-particle&quot;:&quot;&quot;,&quot;non-dropping-particle&quot;:&quot;&quot;},{&quot;family&quot;:&quot;Parnell&quot;,&quot;given&quot;:&quot;Emily J.&quot;,&quot;parse-names&quot;:false,&quot;dropping-particle&quot;:&quot;&quot;,&quot;non-dropping-particle&quot;:&quot;&quot;},{&quot;family&quot;:&quot;Yu&quot;,&quot;given&quot;:&quot;Yaxin&quot;,&quot;parse-names&quot;:false,&quot;dropping-particle&quot;:&quot;&quot;,&quot;non-dropping-particle&quot;:&quot;&quot;},{&quot;family&quot;:&quot;Olsen&quot;,&quot;given&quot;:&quot;Aileen E.&quot;,&quot;parse-names&quot;:false,&quot;dropping-particle&quot;:&quot;&quot;,&quot;non-dropping-particle&quot;:&quot;&quot;},{&quot;family&quot;:&quot;Kretschmann&quot;,&quot;given&quot;:&quot;Kelsi L.&quot;,&quot;parse-names&quot;:false,&quot;dropping-particle&quot;:&quot;&quot;,&quot;non-dropping-particle&quot;:&quot;&quot;},{&quot;family&quot;:&quot;Voth&quot;,&quot;given&quot;:&quot;Warren P.&quot;,&quot;parse-names&quot;:false,&quot;dropping-particle&quot;:&quot;&quot;,&quot;non-dropping-particle&quot;:&quot;&quot;},{&quot;family&quot;:&quot;Stillman&quot;,&quot;given&quot;:&quot;David J.&quot;,&quot;parse-names&quot;:false,&quot;dropping-particle&quot;:&quot;&quot;,&quot;non-dropping-particle&quot;:&quot;&quot;}],&quot;container-title&quot;:&quot;Journal of Biological Chemistry&quot;,&quot;DOI&quot;:&quot;10.1074/jbc.M800196200&quot;,&quot;ISSN&quot;:&quot;00219258&quot;,&quot;PMID&quot;:&quot;18292088&quot;,&quot;issued&quot;:{&quot;date-parts&quot;:[[2008]]},&quot;page&quot;:&quot;11135-11145&quot;,&quot;abstract&quot;:&quot;Previous studies have revealed many parallels in the cell cycle regulation of the Ace2 and Swi5 transcription factors. Although both proteins begin entry into the nucleus near the start of mitosis, here we show that Ace2 accumulates in the nucleus and binds DNA about 10 min later in the cell cycle than Swi5. We used chimeric fusions to identify the N-terminal region of Ace2 as responsible for the delay, and this same region of Ace2 was required for interaction with Cbk1, a kinase necessary for both transcriptional activation by Ace2 and asymmetric distribution of Ace2. Ace2 and Swi5 also showed differences in prevalence during the cell cycle. Swi5 is apparently degraded soon after nuclear entry, whereas constant Ace2 levels throughout the cell cycle suggest Ace2 is exported from the nucleus. Our work suggests that the precise timing of Ace2 accumulation in the nucleus involves both a nuclear export sequence and a nuclear localization signal, whose activities are regulated by phosphorylation. © 2008 by The American Society for Biochemistry and Molecular Biology, Inc.&quot;,&quot;issue&quot;:&quot;17&quot;,&quot;volume&quot;:&quot;283&quot;,&quot;container-title-short&quot;:&quot;&quot;},&quot;isTemporary&quot;:false}]},{&quot;citationID&quot;:&quot;MENDELEY_CITATION_62b6a1cc-69f5-4454-8abd-854f9cecf284&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jJiNmExY2MtNjlmNS00NDU0LThhYmQtODU0ZjljZWNmMjg0IiwicHJvcGVydGllcyI6eyJub3RlSW5kZXgiOjB9LCJpc0VkaXRlZCI6ZmFsc2UsIm1hbnVhbE92ZXJyaWRlIjp7ImlzTWFudWFsbHlPdmVycmlkZGVuIjpmYWxzZSwiY2l0ZXByb2NUZXh0IjoiPHN1cD44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95ce9d1c-3ed5-4db0-a323-5eb7b4de954f&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&quot;,&quot;citationItems&quot;:[{&quot;id&quot;:&quot;127da95e-50ea-3284-8993-60982b910735&quot;,&quot;itemData&quot;:{&quot;type&quot;:&quot;article-journal&quot;,&quot;id&quot;:&quot;127da95e-50ea-3284-8993-60982b910735&quot;,&quot;title&quot;:&quot;BUD2 encodes a GTPase-activating protein for Budl/Rsrl necessary for proper bud-site selection in yeast&quot;,&quot;author&quot;:[{&quot;family&quot;:&quot;Park&quot;,&quot;given&quot;:&quot;Hay Oak&quot;,&quot;parse-names&quot;:false,&quot;dropping-particle&quot;:&quot;&quot;,&quot;non-dropping-particle&quot;:&quot;&quot;},{&quot;family&quot;:&quot;Chant&quot;,&quot;given&quot;:&quot;John&quot;,&quot;parse-names&quot;:false,&quot;dropping-particle&quot;:&quot;&quot;,&quot;non-dropping-particle&quot;:&quot;&quot;},{&quot;family&quot;:&quot;Herskowitz&quot;,&quot;given&quot;:&quot;Ira&quot;,&quot;parse-names&quot;:false,&quot;dropping-particle&quot;:&quot;&quot;,&quot;non-dropping-particle&quot;:&quot;&quot;}],&quot;container-title&quot;:&quot;Nature&quot;,&quot;container-title-short&quot;:&quot;Nature&quot;,&quot;DOI&quot;:&quot;10.1038/365269a0&quot;,&quot;ISSN&quot;:&quot;00280836&quot;,&quot;PMID&quot;:&quot;8371782&quot;,&quot;issued&quot;:{&quot;date-parts&quot;:[[1993]]},&quot;page&quot;:&quot;269-274&quot;,&quot;abstract&quot;:&quot;CELLS of the budding yeast Saccharomyces cerevisiae bud at either axial or bipolar sites depending on their cell type1. Bud-site selec-tion directs both cell polarity and the cytoskeletal orientation dur-ing budding and is determined by at least five genes: BUD1/RSR1, BUD2, BUD3, BUD4 and BUD5 2-4. Mutants defective in BUD1, BUD2 or BUD5 choose bud sites randomly. Budl protein (Budlp) has sequence similarity to Ras2, a small GTP-binding protein, and Bud5p is similar to Cdc25p (refs 4, 5), a GDP-GTP exchange factor6. Here we report that Bud2p is a GTPase-activating protein (GAP) for Budlp with a sequence similar to the catalytic domain of rasGAPs, and that Bud2p purified from yeast stimulates GTP hydrolysis by Budlp. Chromosomal deletion of BUD2 causes a random budding pattern but no obvious growth defect. Overexpres-sion of BUD2 also causes a random budding pattern by wild-type cells11. © 1993 Nature Publishing Group.&quot;,&quot;issue&quot;:&quot;6443&quot;,&quot;volume&quot;:&quot;365&quot;},&quot;isTemporary&quot;:false}]},{&quot;citationID&quot;:&quot;MENDELEY_CITATION_d59fe82e-00be-4e8c-8ab8-2789a6640493&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&quot;,&quot;citationItems&quot;:[{&quot;id&quot;:&quot;a03af7e1-3b61-3e29-be18-764c07f01946&quot;,&quot;itemData&quot;:{&quot;type&quot;:&quot;article-journal&quot;,&quot;id&quot;:&quot;a03af7e1-3b61-3e29-be18-764c07f01946&quot;,&quot;title&quot;:&quot;Role of Bud3p in producing the axial budding pattern of yeast&quot;,&quot;author&quot;:[{&quot;family&quot;:&quot;Chant&quot;,&quot;given&quot;:&quot;John&quot;,&quot;parse-names&quot;:false,&quot;dropping-particle&quot;:&quot;&quot;,&quot;non-dropping-particle&quot;:&quot;&quot;},{&quot;family&quot;:&quot;Mischke&quot;,&quot;given&quot;:&quot;Michelle&quot;,&quot;parse-names&quot;:false,&quot;dropping-particle&quot;:&quot;&quot;,&quot;non-dropping-particle&quot;:&quot;&quot;},{&quot;family&quot;:&quot;Mitchell&quot;,&quot;given&quot;:&quot;Elizabeth&quot;,&quot;parse-names&quot;:false,&quot;dropping-particle&quot;:&quot;&quot;,&quot;non-dropping-particle&quot;:&quot;&quot;},{&quot;family&quot;:&quot;Herskowitz&quot;,&quot;given&quot;:&quot;Ira&quot;,&quot;parse-names&quot;:false,&quot;dropping-particle&quot;:&quot;&quot;,&quot;non-dropping-particle&quot;:&quot;&quot;},{&quot;family&quot;:&quot;Pringle&quot;,&quot;given&quot;:&quot;John R.&quot;,&quot;parse-names&quot;:false,&quot;dropping-particle&quot;:&quot;&quot;,&quot;non-dropping-particle&quot;:&quot;&quot;}],&quot;container-title&quot;:&quot;Journal of Cell Biology&quot;,&quot;DOI&quot;:&quot;10.1083/jcb.129.3.767&quot;,&quot;ISSN&quot;:&quot;00219525&quot;,&quot;PMID&quot;:&quot;7730410&quot;,&quot;issued&quot;:{&quot;date-parts&quot;:[[1995]]},&quot;page&quot;:&quot;767-778&quot;,&quot;abstract&quot;:&quot;Yeast cells can select bud sites in either of two distinct spatial patterns, a cells and α cells typically bud in an axial pattern, in which both mother and daughter cells form new buds adjacent to the preceding division site. In contrast, a/α cells typically bud in a bipolar pattern, in which new buds can form at either pole of the cell. The BUD3 gene is specifically required for the axial pattern of budding: mutations of BUD3 (including a deletion) affect the axial pattern but not the bipolar pattern. The sequence of BUD3 predicts a product (Bud3p) of 1635 amino acids with no strong or instructive similarities to previously known proteins. However, immunofluorescence localization of Bud3p has revealed that it assembles in an apparent double ring encircling the mother-bud neck shortly after the mitotic spindle forms. The Bud3p structure at the neck persists until cytokinesis, when it splits to yield a single ring of Bud3p marking the division site on each of the two progeny cells. These single rings remain for much of the ensuing unbudded phase and then disassemble. The Bud3p rings are indistinguishable from those of the neck filament-associated proteins (Cdc3p, Cdc10p, Cdc11p, and Cdc12p), except that the latter proteins assemble before bud emergence and remain in place for the duration of the cell cycle. Upon shift of a temperature-sensitive cdc12 mutant to restrictive temperature, localization of both Bud3p and the neck filament-associated proteins is rapidly lost. In addition, a haploid cdc11 mutant loses its axial-budding pattern upon shift to restrictive temperature. Taken together, the data suggest that Bud3p and the neck filaments are linked in a cycle in which each controls the position of the other's assembly: Bud3p assembles onto the neck filaments in one cell cycle to mark the site for axial budding (including assembly of the new ring of neck filaments) in the next cell cycle. As the expression and localization of Bud3p are similar in a, α, and a/α cells, additional regulation must exist such that Bud3p restricts the position of bud formation in a and α cells but not in a/α cells.&quot;,&quot;issue&quot;:&quot;3&quot;,&quot;volume&quot;:&quot;129&quot;,&quot;container-title-short&quot;:&quot;&quot;},&quot;isTemporary&quot;:false}]},{&quot;citationID&quot;:&quot;MENDELEY_CITATION_425d0828-2309-45a6-9811-a1f1941889d9&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&quot;,&quot;citationItems&quot;:[{&quot;id&quot;:&quot;7b0dd402-7558-36f5-878a-8f4cb5989455&quot;,&quot;itemData&quot;:{&quot;type&quot;:&quot;article-journal&quot;,&quot;id&quot;:&quot;7b0dd402-7558-36f5-878a-8f4cb5989455&quot;,&quot;title&quot;:&quot;Sucrose utilization in budding yeast as a model for the origin of undifferentiated multicellularity&quot;,&quot;author&quot;:[{&quot;family&quot;:&quot;Koschwanez&quot;,&quot;given&quot;:&quot;John H.&quot;,&quot;parse-names&quot;:false,&quot;dropping-particle&quot;:&quot;&quot;,&quot;non-dropping-particle&quot;:&quot;&quot;},{&quot;family&quot;:&quot;Foster&quot;,&quot;given&quot;:&quot;Kevin R.&quot;,&quot;parse-names&quot;:false,&quot;dropping-particle&quot;:&quot;&quot;,&quot;non-dropping-particle&quot;:&quot;&quot;},{&quot;family&quot;:&quot;Murray&quot;,&quot;given&quot;:&quot;Andrew W.&quot;,&quot;parse-names&quot;:false,&quot;dropping-particle&quot;:&quot;&quot;,&quot;non-dropping-particle&quot;:&quot;&quot;}],&quot;container-title&quot;:&quot;PLoS Biology&quot;,&quot;container-title-short&quot;:&quot;PLoS Biol&quot;,&quot;DOI&quot;:&quot;10.1371/journal.pbio.1001122&quot;,&quot;ISSN&quot;:&quot;15449173&quot;,&quot;PMID&quot;:&quot;21857801&quot;,&quot;issued&quot;:{&quot;date-parts&quot;:[[2011]]},&quot;abstract&quot;:&quot;We use the budding yeast, Saccharomyces cerevisiae, to investigate one model for the initial emergence of multicellularity: the formation of multicellular aggregates as a result of incomplete cell separation. We combine simulations with experiments to show how the use of secreted public goods favors the formation of multicellular aggregates. Yeast cells can cooperate by secreting invertase, an enzyme that digests sucrose into monosaccharides, and many wild isolates are multicellular because cell walls remain attached to each other after the cells divide. We manipulate invertase secretion and cell attachment, and show that multicellular clumps have two advantages over single cells: they grow under conditions where single cells cannot and they compete better against cheaters, cells that do not make invertase. We propose that the prior use of public goods led to selection for the incomplete cell separation that first produced multicellularity. © 2011 Koschwanez et al.&quot;,&quot;issue&quot;:&quot;8&quot;,&quot;volume&quot;:&quot;9&quot;},&quot;isTemporary&quot;:false}]},{&quot;citationID&quot;:&quot;MENDELEY_CITATION_f1a734c0-15bf-4682-95b2-29dbcb5a7945&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&quot;,&quot;citationItems&quot;:[{&quot;id&quot;:&quot;a2c94368-a98b-31f4-bbe1-d711e7f6b502&quot;,&quot;itemData&quot;:{&quot;type&quot;:&quot;article-journal&quot;,&quot;id&quot;:&quot;a2c94368-a98b-31f4-bbe1-d711e7f6b502&quot;,&quot;title&quot;:&quot;a Note on the Calculation the Gin1 Index&quot;,&quot;author&quot;:[{&quot;family&quot;:&quot;Lerman&quot;,&quot;given&quot;:&quot;Robert I.&quot;,&quot;parse-names&quot;:false,&quot;dropping-particle&quot;:&quot;&quot;,&quot;non-dropping-particle&quot;:&quot;&quot;}],&quot;container-title&quot;:&quot;Economics Letters&quot;,&quot;container-title-short&quot;:&quot;Econ Lett&quot;,&quot;issued&quot;:{&quot;date-parts&quot;:[[1984]]},&quot;page&quot;:&quot;363-368&quot;,&quot;abstract&quot;:&quot;We derive a convenient way to calculate the Gini coefficient, approach improves on accuracy since, unlike other approaches, We also point out some intuitive ways of interpreting the Gini. using the covariance. Our it requires no aggregation. 1.&quot;,&quot;volume&quot;:&quot;15&quot;},&quot;isTemporary&quot;:false}]},{&quot;citationID&quot;:&quot;MENDELEY_CITATION_afaa31f6-e281-41e1-b91e-d5dd9ef14d6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&quot;,&quot;citationItems&quot;:[{&quot;id&quot;:&quot;aaba68c3-4089-3bae-9463-7282c3b67600&quot;,&quot;itemData&quot;:{&quot;type&quot;:&quot;article-journal&quot;,&quot;id&quot;:&quot;aaba68c3-4089-3bae-9463-7282c3b67600&quot;,&quot;title&quot;:&quot;The multiple origins of complex multicellularity&quot;,&quot;author&quot;:[{&quot;family&quot;:&quot;Knoll&quot;,&quot;given&quot;:&quot;Andrew H.&quot;,&quot;parse-names&quot;:false,&quot;dropping-particle&quot;:&quot;&quot;,&quot;non-dropping-particle&quot;:&quot;&quot;}],&quot;container-title&quot;:&quot;Annual Review of Earth and Planetary Sciences&quot;,&quot;container-title-short&quot;:&quot;Annu Rev Earth Planet Sci&quot;,&quot;DOI&quot;:&quot;10.1146/annurev.earth.031208.100209&quot;,&quot;ISSN&quot;:&quot;00846597&quot;,&quot;issued&quot;:{&quot;date-parts&quot;:[[2011]]},&quot;page&quot;:&quot;217-239&quot;,&quot;abstract&quot;:&quot;Simple multicellularity has evolved numerous times within the Eukarya, but complex multicellular organisms belong to only six clades: animals, embryophytic land plants, florideophyte red algae, laminarialean brown algae, and two groups of fungi. Phylogeny and genomics suggest a generalized trajectory for the evolution of complex multicellularity, beginning with the co-optation of existing genes for adhesion. Molecular channels to facilitate cell-cell transfer of nutrients and signaling molecules appear to be critical, as this trait occurs in all complex multicellular organisms but few others. Proliferation of gene families for transcription factors and cell signals accompany the key functional innovation of complex multicellular clades: differentiated cells and tissues for the bulk transport of oxygen, nutrients, and molecular signals that enable organisms to circumvent the physical limitations of diffusion. The fossil records of animals and plants document key stages of this trajectory. Copyright © 2011 by Annual Reviews. All rights reserved.&quot;,&quot;volume&quot;:&quot;39&quot;},&quot;isTemporary&quot;:false}]},{&quot;citationID&quot;:&quot;MENDELEY_CITATION_04ef08d2-5c9c-42f7-8bb3-f15f70a9de47&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&quot;,&quot;citationItems&quot;:[{&quot;id&quot;:&quot;a82a5b67-1418-3f2f-b64b-81619f2e4b92&quot;,&quot;itemData&quot;:{&quot;type&quot;:&quot;article-journal&quot;,&quot;id&quot;:&quot;a82a5b67-1418-3f2f-b64b-81619f2e4b92&quot;,&quot;title&quot;:&quot;Synthetic lateral inhibition governs cell-type bifurcation with robust ratios&quot;,&quot;author&quot;:[{&quot;family&quot;:&quot;Matsuda&quot;,&quot;given&quot;:&quot;Mitsuhiro&quot;,&quot;parse-names&quot;:false,&quot;dropping-particle&quot;:&quot;&quot;,&quot;non-dropping-particle&quot;:&quot;&quot;},{&quot;family&quot;:&quot;Koga&quot;,&quot;given&quot;:&quot;Makito&quot;,&quot;parse-names&quot;:false,&quot;dropping-particle&quot;:&quot;&quot;,&quot;non-dropping-particle&quot;:&quot;&quot;},{&quot;family&quot;:&quot;Woltjen&quot;,&quot;given&quot;:&quot;Knut&quot;,&quot;parse-names&quot;:false,&quot;dropping-particle&quot;:&quot;&quot;,&quot;non-dropping-particle&quot;:&quot;&quot;},{&quot;family&quot;:&quot;Nishida&quot;,&quot;given&quot;:&quot;Eisuke&quot;,&quot;parse-names&quot;:false,&quot;dropping-particle&quot;:&quot;&quot;,&quot;non-dropping-particle&quot;:&quot;&quot;},{&quot;family&quot;:&quot;Ebisuya&quot;,&quot;given&quot;:&quot;Miki&quot;,&quot;parse-names&quot;:false,&quot;dropping-particle&quot;:&quot;&quot;,&quot;non-dropping-particle&quot;:&quot;&quot;}],&quot;container-title&quot;:&quot;Nature Communications&quot;,&quot;DOI&quot;:&quot;10.1038/ncomms7195&quot;,&quot;ISSN&quot;:&quot;20411723&quot;,&quot;PMID&quot;:&quot;25652697&quot;,&quot;issued&quot;:{&quot;date-parts&quot;:[[2015]]},&quot;page&quot;:&quot;1-12&quot;,&quot;abstract&quot;:&quot;Cell-type diversity in multicellular organisms is created through a series of binary cell fate decisions. Lateral inhibition controlled by Delta-Notch signalling is the core mechanism for the choice of alternative cell types by homogeneous neighbouring cells. Here, we show that cells engineered with a Delta-Notch-dependent lateral inhibition circuit spontaneously bifurcate into Delta-positive and Notch-active cell populations. The synthetic lateral inhibition circuit comprises transcriptional repression of Delta and intracellular feedback of Lunatic fringe (Lfng). The Lfng-feedback subcircuit, even alone, causes the autonomous cell-type bifurcation. Furthermore, the ratio of two cell populations bifurcated by lateral inhibition is reproducible and robust against perturbation. The cell-type ratio is adjustable by the architecture of the lateral inhibition circuit as well as the degree of cell-cell attachment. Thus, the minimum lateral inhibition mechanism between adjacent cells not only serves as a binary cell-type switch of individual cells but also governs the cell-type ratio at the cell-population level.&quot;,&quot;publisher&quot;:&quot;Nature Publishing Group&quot;,&quot;volume&quot;:&quot;6&quot;,&quot;container-title-short&quot;:&quot;Nat Commun&quot;},&quot;isTemporary&quot;:false}]},{&quot;citationID&quot;:&quot;MENDELEY_CITATION_67a65307-5b6c-4f1b-8dae-62a0cf069c3d&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&quot;,&quot;citationItems&quot;:[{&quot;id&quot;:&quot;beaec742-14fb-3c19-8510-74f59af24bd3&quot;,&quot;itemData&quot;:{&quot;type&quot;:&quot;article-journal&quot;,&quot;id&quot;:&quot;beaec742-14fb-3c19-8510-74f59af24bd3&quot;,&quot;title&quot;:&quot;Relationships between community composition, productivity and invasion resistance in semi-natural bacterial microcosms&quot;,&quot;author&quot;:[{&quot;family&quot;:&quot;Jones&quot;,&quot;given&quot;:&quot;Matt Lloyd&quot;,&quot;parse-names&quot;:false,&quot;dropping-particle&quot;:&quot;&quot;,&quot;non-dropping-particle&quot;:&quot;&quot;},{&quot;family&quot;:&quot;Rivett&quot;,&quot;given&quot;:&quot;Damian William&quot;,&quot;parse-names&quot;:false,&quot;dropping-particle&quot;:&quot;&quot;,&quot;non-dropping-particle&quot;:&quot;&quot;},{&quot;family&quot;:&quot;Pascual-Garria&quot;,&quot;given&quot;:&quot;Alberto&quot;,&quot;parse-names&quot;:false,&quot;dropping-particle&quot;:&quot;&quot;,&quot;non-dropping-particle&quot;:&quot;&quot;},{&quot;family&quot;:&quot;Bell&quot;,&quot;given&quot;:&quot;Thomas&quot;,&quot;parse-names&quot;:false,&quot;dropping-particle&quot;:&quot;&quot;,&quot;non-dropping-particle&quot;:&quot;&quot;}],&quot;container-title&quot;:&quot;eLife&quot;,&quot;container-title-short&quot;:&quot;Elife&quot;,&quot;DOI&quot;:&quot;10.7554/eLife.71811&quot;,&quot;ISSN&quot;:&quot;2050084X&quot;,&quot;PMID&quot;:&quot;34662276&quot;,&quot;issued&quot;:{&quot;date-parts&quot;:[[2021]]},&quot;page&quot;:&quot;1-25&quot;,&quot;abstract&quot;:&quot;Common garden experiments that inoculate a standardised growth medium with synthetic microbial communities (i.e. constructed from individual isolates or using dilution cultures) suggest that the ability of the community to resist invasions by additional microbial taxa can be predicted by the overall community productivity (broadly defined as cumulative cell density and/or growth rate). However, to the best of our knowledge, no common garden study has yet investigated the relationship between microbial community composition and invasion resistance in microcosms whose compositional differences reflect natural, rather than laboratory-designed, variation. We conducted experimental invasions of two bacterial strains (Pseudomonas fluorescens and Pseudomonas putida) into laboratory microcosms inoculated with 680 different mixtures of bacteria derived from naturally occurring microbial communities collected in the field. Using 16S rRNA gene amplicon sequencing to characterise microcosm starting composition, and high- throughput assays of community phenotypes including productivity and invader survival, we determined that productivity is a key predictor of invasion resistance in natural microbial communities, substantially mediating the effect of composition on invasion resistance. The results suggest that similar general principles govern invasion in artificial and natural communities, and that factors affecting resident community productivity should be a focal point for future microbial invasion experiments.&quot;,&quot;volume&quot;:&quot;10&quot;},&quot;isTemporary&quot;:false}]},{&quot;citationID&quot;:&quot;MENDELEY_CITATION_50f1a9ff-30b1-417b-9131-82cdef309779&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&quot;,&quot;citationItems&quot;:[{&quot;id&quot;:&quot;0e7673eb-1a20-3b50-9c43-8041314c88ac&quot;,&quot;itemData&quot;:{&quot;type&quot;:&quot;article-journal&quot;,&quot;id&quot;:&quot;0e7673eb-1a20-3b50-9c43-8041314c88ac&quot;,&quot;title&quot;:&quot;Cellular organization in lab-evolved and extant multicellular species obeys a maximum entropy law&quot;,&quot;author&quot;:[{&quot;family&quot;:&quot;Day&quot;,&quot;given&quot;:&quot;Thomas C.&quot;,&quot;parse-names&quot;:false,&quot;dropping-particle&quot;:&quot;&quot;,&quot;non-dropping-particle&quot;:&quot;&quot;},{&quot;family&quot;:&quot;Höhn&quot;,&quot;given&quot;:&quot;Stephanie S.&quot;,&quot;parse-names&quot;:false,&quot;dropping-particle&quot;:&quot;&quot;,&quot;non-dropping-particle&quot;:&quot;&quot;},{&quot;family&quot;:&quot;Zamani-Dahaj&quot;,&quot;given&quot;:&quot;Seyed A.&quot;,&quot;parse-names&quot;:false,&quot;dropping-particle&quot;:&quot;&quot;,&quot;non-dropping-particle&quot;:&quot;&quot;},{&quot;family&quot;:&quot;Yanni&quot;,&quot;given&quot;:&quot;David&quot;,&quot;parse-names&quot;:false,&quot;dropping-particle&quot;:&quot;&quot;,&quot;non-dropping-particle&quot;:&quot;&quot;},{&quot;family&quot;:&quot;Burnetti&quot;,&quot;given&quot;:&quot;Anthony&quot;,&quot;parse-names&quot;:false,&quot;dropping-particle&quot;:&quot;&quot;,&quot;non-dropping-particle&quot;:&quot;&quot;},{&quot;family&quot;:&quot;Pentz&quot;,&quot;given&quot;:&quot;Jennifer&quot;,&quot;parse-names&quot;:false,&quot;dropping-particle&quot;:&quot;&quot;,&quot;non-dropping-particle&quot;:&quot;&quot;},{&quot;family&quot;:&quot;Honerkamp-Smith&quot;,&quot;given&quot;:&quot;Aurelia R.&quot;,&quot;parse-names&quot;:false,&quot;dropping-particle&quot;:&quot;&quot;,&quot;non-dropping-particle&quot;:&quot;&quot;},{&quot;family&quot;:&quot;Wioland&quot;,&quot;given&quot;:&quot;Hugo&quot;,&quot;parse-names&quot;:false,&quot;dropping-particle&quot;:&quot;&quot;,&quot;non-dropping-particle&quot;:&quot;&quot;},{&quot;family&quot;:&quot;Sleath&quot;,&quot;given&quot;:&quot;Hannah R.&quot;,&quot;parse-names&quot;:false,&quot;dropping-particle&quot;:&quot;&quot;,&quot;non-dropping-particle&quot;:&quot;&quot;},{&quot;family&quot;:&quot;Ratcliff&quot;,&quot;given&quot;:&quot;William C.&quot;,&quot;parse-names&quot;:false,&quot;dropping-particle&quot;:&quot;&quot;,&quot;non-dropping-particle&quot;:&quot;&quot;},{&quot;family&quot;:&quot;Goldstein&quot;,&quot;given&quot;:&quot;Raymond E.&quot;,&quot;parse-names&quot;:false,&quot;dropping-particle&quot;:&quot;&quot;,&quot;non-dropping-particle&quot;:&quot;&quot;},{&quot;family&quot;:&quot;Yunker&quot;,&quot;given&quot;:&quot;Peter J.&quot;,&quot;parse-names&quot;:false,&quot;dropping-particle&quot;:&quot;&quot;,&quot;non-dropping-particle&quot;:&quot;&quot;}],&quot;container-title&quot;:&quot;eLife&quot;,&quot;container-title-short&quot;:&quot;Elife&quot;,&quot;DOI&quot;:&quot;10.7554/ELIFE.72707&quot;,&quot;ISSN&quot;:&quot;2050084X&quot;,&quot;PMID&quot;:&quot;35188101&quot;,&quot;issued&quot;:{&quot;date-parts&quot;:[[2022]]},&quot;page&quot;:&quot;1-28&quot;,&quot;abstract&quot;:&quot;The prevalence of multicellular organisms is due in part to their ability to form complex structures. How cells pack in these structures is a fundamental biophysical issue, underlying their functional properties. However, much remains unknown about how cell packing geometries arise, and how they are affected by random noise during growth-especially absent developmental programs. Here, we quantify the statistics of cellular neighborhoods of two different multicellular eukaryotes: lab-evolved ‘snowflake’ yeast and the green alga Volvox carteri. We find that despite large differences in cellular organization, the free space associated with individual cells in both organisms closely fits a modified gamma distribution, consistent with maximum entropy predictions originally developed for granular materials. This ‘entropic’ cellular packing ensures a degree of predictability despite noise, facilitating parent-offspring fidelity even in the absence of developmental regulation. Together with simulations of diverse growth morphologies, these results suggest that gamma-distributed cell neighborhood sizes are a general feature of multicellularity, arising from conserved statistics of cellular packing.&quot;,&quot;volume&quot;:&quot;11&quot;},&quot;isTemporary&quot;:false}]},{&quot;citationID&quot;:&quot;MENDELEY_CITATION_ba7ed73f-7fbd-495a-9dbd-f74a8d38fcca&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&quot;,&quot;citationItems&quot;:[{&quot;id&quot;:&quot;8f164a72-2c27-3ad1-b695-67ac34eabdbc&quot;,&quot;itemData&quot;:{&quot;type&quot;:&quot;article-journal&quot;,&quot;id&quot;:&quot;8f164a72-2c27-3ad1-b695-67ac34eabdbc&quot;,&quot;title&quot;:&quot;Extra-cellular matrix in multicellular aggregates acts as a pressure sensor controlling cell proliferation and motility&quot;,&quot;author&quot;:[{&quot;family&quot;:&quot;Dolega&quot;,&quot;given&quot;:&quot;Monika E.&quot;,&quot;parse-names&quot;:false,&quot;dropping-particle&quot;:&quot;&quot;,&quot;non-dropping-particle&quot;:&quot;&quot;},{&quot;family&quot;:&quot;Monnier&quot;,&quot;given&quot;:&quot;Sylvain&quot;,&quot;parse-names&quot;:false,&quot;dropping-particle&quot;:&quot;&quot;,&quot;non-dropping-particle&quot;:&quot;&quot;},{&quot;family&quot;:&quot;Brunel&quot;,&quot;given&quot;:&quot;Benjamin&quot;,&quot;parse-names&quot;:false,&quot;dropping-particle&quot;:&quot;&quot;,&quot;non-dropping-particle&quot;:&quot;&quot;},{&quot;family&quot;:&quot;Joanny&quot;,&quot;given&quot;:&quot;Jean François&quot;,&quot;parse-names&quot;:false,&quot;dropping-particle&quot;:&quot;&quot;,&quot;non-dropping-particle&quot;:&quot;&quot;},{&quot;family&quot;:&quot;Recho&quot;,&quot;given&quot;:&quot;Pierre&quot;,&quot;parse-names&quot;:false,&quot;dropping-particle&quot;:&quot;&quot;,&quot;non-dropping-particle&quot;:&quot;&quot;},{&quot;family&quot;:&quot;Cappello&quot;,&quot;given&quot;:&quot;Giovanni&quot;,&quot;parse-names&quot;:false,&quot;dropping-particle&quot;:&quot;&quot;,&quot;non-dropping-particle&quot;:&quot;&quot;}],&quot;container-title&quot;:&quot;eLife&quot;,&quot;container-title-short&quot;:&quot;Elife&quot;,&quot;DOI&quot;:&quot;10.7554/eLife.63258&quot;,&quot;ISSN&quot;:&quot;2050084X&quot;,&quot;PMID&quot;:&quot;33704063&quot;,&quot;issued&quot;:{&quot;date-parts&quot;:[[2021]]},&quot;page&quot;:&quot;1-33&quot;,&quot;abstract&quot;:&quot;Imposed deformations play an important role in morphogenesis and tissue homeostasis, both in normal and pathological conditions. To perceive mechanical perturbations of different types and magnitudes, tissues need appropriate detectors, with a compliance that matches the perturbation amplitude. By comparing results of selective osmotic compressions of CT26 mouse cells within multicellular aggregates and global aggregate compressions, we show that global compressions have a strong impact on the aggregates growth and internal cell motility, while selective compressions of same magnitude have almost no effect. Both compressions alter the volume of individual cells in the same way over a shor-timescale, but, by draining the water out of the extracellular matrix, the global one imposes a residual compressive mechanical stress on the cells over a long-timescale, while the selective one does not. We conclude that the extracellular matrix is as a sensor that mechanically regulates cell proliferation and migration in a 3D environment.&quot;,&quot;volume&quot;:&quot;10&quot;},&quot;isTemporary&quot;:false}]},{&quot;citationID&quot;:&quot;MENDELEY_CITATION_e2377a31-7556-4393-a8fe-bfa5238290e7&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&quot;,&quot;citationItems&quot;:[{&quot;id&quot;:&quot;e537fd96-1acd-33a1-8765-78f823058dbd&quot;,&quot;itemData&quot;:{&quot;type&quot;:&quot;article-journal&quot;,&quot;id&quot;:&quot;e537fd96-1acd-33a1-8765-78f823058dbd&quot;,&quot;title&quot;:&quot;Notch in mechanotransduction – from molecular mechanosensitivity to tissue mechanostasis&quot;,&quot;author&quot;:[{&quot;family&quot;:&quot;Stassen&quot;,&quot;given&quot;:&quot;Oscar M.J.A.&quot;,&quot;parse-names&quot;:false,&quot;dropping-particle&quot;:&quot;&quot;,&quot;non-dropping-particle&quot;:&quot;&quot;},{&quot;family&quot;:&quot;Ristori&quot;,&quot;given&quot;:&quot;Tommaso&quot;,&quot;parse-names&quot;:false,&quot;dropping-particle&quot;:&quot;&quot;,&quot;non-dropping-particle&quot;:&quot;&quot;},{&quot;family&quot;:&quot;Sahlgren&quot;,&quot;given&quot;:&quot;Cecilia M.&quot;,&quot;parse-names&quot;:false,&quot;dropping-particle&quot;:&quot;&quot;,&quot;non-dropping-particle&quot;:&quot;&quot;}],&quot;container-title&quot;:&quot;Journal of Cell Science&quot;,&quot;container-title-short&quot;:&quot;J Cell Sci&quot;,&quot;DOI&quot;:&quot;10.1242/jcs.250738&quot;,&quot;ISSN&quot;:&quot;14779137&quot;,&quot;PMID&quot;:&quot;33443070&quot;,&quot;issued&quot;:{&quot;date-parts&quot;:[[2021]]},&quot;abstract&quot;:&quot;Tissue development and homeostasis are controlled by mechanical cues. Perturbation of the mechanical equilibrium triggers restoration of mechanostasis through changes in cell behavior, while defects in these restorative mechanisms lead to mechanopathologies, for example, osteoporosis, myopathies, fibrosis or cardiovascular disease. Therefore, sensing mechanical cues and integrating them with the biomolecular cell fate machinery is essential for the maintenance of health. The Notch signaling pathway regulates cell and tissue fate in nearly all tissues. Notch activation is directly and indirectly mechanosensitive, and regulation of Notch signaling, and consequently cell fate, is integral to the cellular response to mechanical cues. Fully understanding the dynamic relationship between molecular signaling, tissue mechanics and tissue remodeling is challenging. To address this challenge, engineered microtissues and computational models play an increasingly large role. In this Review, we propose that Notch takes on the role of a ‘mechanostat’, maintaining the mechanical equilibrium of tissues. We discuss the reciprocal role of Notch in the regulation of tissue mechanics, with an emphasis on cardiovascular tissues, and the potential of computational and engineering approaches to unravel the complex dynamic relationship between mechanics and signaling in the maintenance of cell and tissue mechanostasis.&quot;,&quot;issue&quot;:&quot;24&quot;,&quot;volume&quot;:&quot;133&quot;},&quot;isTemporary&quot;:false}]},{&quot;citationID&quot;:&quot;MENDELEY_CITATION_fc32e7b7-ed3b-4b0c-a901-4a262a252f94&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&quot;,&quot;citationItems&quot;:[{&quot;id&quot;:&quot;2e295ee9-e488-3e6e-a49d-2a24ca154402&quot;,&quot;itemData&quot;:{&quot;type&quot;:&quot;article-journal&quot;,&quot;id&quot;:&quot;2e295ee9-e488-3e6e-a49d-2a24ca154402&quot;,&quot;title&quot;:&quot;Stem cell and progenitor fate in the mammalian intestine: Notch and lateral inhibition in homeostasis and disease&quot;,&quot;author&quot;:[{&quot;family&quot;:&quot;Sancho&quot;,&quot;given&quot;:&quot;Rocio&quot;,&quot;parse-names&quot;:false,&quot;dropping-particle&quot;:&quot;&quot;,&quot;non-dropping-particle&quot;:&quot;&quot;},{&quot;family&quot;:&quot;Cremona&quot;,&quot;given&quot;:&quot;Catherine A&quot;,&quot;parse-names&quot;:false,&quot;dropping-particle&quot;:&quot;&quot;,&quot;non-dropping-particle&quot;:&quot;&quot;},{&quot;family&quot;:&quot;Behrens&quot;,&quot;given&quot;:&quot;Axel&quot;,&quot;parse-names&quot;:false,&quot;dropping-particle&quot;:&quot;&quot;,&quot;non-dropping-particle&quot;:&quot;&quot;}],&quot;container-title&quot;:&quot;EMBO reports&quot;,&quot;container-title-short&quot;:&quot;EMBO Rep&quot;,&quot;DOI&quot;:&quot;10.15252/embr.201540188&quot;,&quot;ISSN&quot;:&quot;1469-221X&quot;,&quot;PMID&quot;:&quot;25855643&quot;,&quot;issued&quot;:{&quot;date-parts&quot;:[[2015]]},&quot;page&quot;:&quot;571-581&quot;,&quot;abstract&quot;:&quot;© 2015 The Authors. The control of cell fate decisions is vital to build functional organs and maintain normal tissue homeostasis, and many pathways and processes cooperate to direct cells to an appropriate final identity. Because of its continuously renewing state and its carefully organised hierarchy, the mammalian intestine has become a powerful model to dissect these pathways in health and disease. One of the signalling pathways that is key to maintaining the balance between proliferation and differentiation in the intestinal epithelium is the Notch pathway, most famous for specifying distinct cell fates in adjacent cells via the evolutionarily conserved process of lateral inhibition. Here, we will review recent discoveries that advance our understanding of how cell fate in the mammalian intestine is decided by Notch and lateral inhibition, focusing on the molecular determinants that regulate protein turnover, transcriptional control and epigenetic regulation.&quot;,&quot;issue&quot;:&quot;5&quot;,&quot;volume&quot;:&quot;16&quot;},&quot;isTemporary&quot;:false}]},{&quot;citationID&quot;:&quot;MENDELEY_CITATION_d3c9983c-e0d7-4b00-9295-2cb64c932bff&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&quot;,&quot;citationItems&quot;:[{&quot;id&quot;:&quot;c499fa21-fb39-3902-973e-007f2209571f&quot;,&quot;itemData&quot;:{&quot;type&quot;:&quot;article-journal&quot;,&quot;id&quot;:&quot;c499fa21-fb39-3902-973e-007f2209571f&quot;,&quot;title&quot;:&quot;Engineering synthetic morphogen systems that can program multicellular patterning&quot;,&quot;author&quot;:[{&quot;family&quot;:&quot;Toda&quot;,&quot;given&quot;:&quot;Satoshi&quot;,&quot;parse-names&quot;:false,&quot;dropping-particle&quot;:&quot;&quot;,&quot;non-dropping-particle&quot;:&quot;&quot;},{&quot;family&quot;:&quot;Mckeithan&quot;,&quot;given&quot;:&quot;Wesley L&quot;,&quot;parse-names&quot;:false,&quot;dropping-particle&quot;:&quot;&quot;,&quot;non-dropping-particle&quot;:&quot;&quot;},{&quot;family&quot;:&quot;Hakkinen&quot;,&quot;given&quot;:&quot;Teemu J&quot;,&quot;parse-names&quot;:false,&quot;dropping-particle&quot;:&quot;&quot;,&quot;non-dropping-particle&quot;:&quot;&quot;},{&quot;family&quot;:&quot;Lopez&quot;,&quot;given&quot;:&quot;Pilar&quot;,&quot;parse-names&quot;:false,&quot;dropping-particle&quot;:&quot;&quot;,&quot;non-dropping-particle&quot;:&quot;&quot;}],&quot;container-title&quot;:&quot;Science&quot;,&quot;container-title-short&quot;:&quot;Science (1979)&quot;,&quot;issued&quot;:{&quot;date-parts&quot;:[[2020]]},&quot;page&quot;:&quot;327-331&quot;,&quot;issue&quot;:&quot;October&quot;,&quot;volume&quot;:&quot;331&quot;},&quot;isTemporary&quot;:false}]},{&quot;citationID&quot;:&quot;MENDELEY_CITATION_55b25a9b-c692-4750-9a7d-cab1c3aadce9&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&quot;,&quot;citationItems&quot;:[{&quot;id&quot;:&quot;381cc9b0-c8e7-3add-9cce-982c9d22bcf3&quot;,&quot;itemData&quot;:{&quot;type&quot;:&quot;article-journal&quot;,&quot;id&quot;:&quot;381cc9b0-c8e7-3add-9cce-982c9d22bcf3&quot;,&quot;title&quot;:&quot;The Saccharomyces cerevisiae W303-K6001 cross-platform genome sequence: Insights into ancestry and physiology of a laboratory mutt&quot;,&quot;author&quot;:[{&quot;family&quot;:&quot;Ralser&quot;,&quot;given&quot;:&quot;Markus&quot;,&quot;parse-names&quot;:false,&quot;dropping-particle&quot;:&quot;&quot;,&quot;non-dropping-particle&quot;:&quot;&quot;},{&quot;family&quot;:&quot;Kuhl&quot;,&quot;given&quot;:&quot;Heiner&quot;,&quot;parse-names&quot;:false,&quot;dropping-particle&quot;:&quot;&quot;,&quot;non-dropping-particle&quot;:&quot;&quot;},{&quot;family&quot;:&quot;Ralser&quot;,&quot;given&quot;:&quot;Meryem&quot;,&quot;parse-names&quot;:false,&quot;dropping-particle&quot;:&quot;&quot;,&quot;non-dropping-particle&quot;:&quot;&quot;},{&quot;family&quot;:&quot;Werber&quot;,&quot;given&quot;:&quot;Martin&quot;,&quot;parse-names&quot;:false,&quot;dropping-particle&quot;:&quot;&quot;,&quot;non-dropping-particle&quot;:&quot;&quot;},{&quot;family&quot;:&quot;Lehrach&quot;,&quot;given&quot;:&quot;Hans&quot;,&quot;parse-names&quot;:false,&quot;dropping-particle&quot;:&quot;&quot;,&quot;non-dropping-particle&quot;:&quot;&quot;},{&quot;family&quot;:&quot;Breitenbach&quot;,&quot;given&quot;:&quot;Michael&quot;,&quot;parse-names&quot;:false,&quot;dropping-particle&quot;:&quot;&quot;,&quot;non-dropping-particle&quot;:&quot;&quot;},{&quot;family&quot;:&quot;Timmermann&quot;,&quot;given&quot;:&quot;Bernd&quot;,&quot;parse-names&quot;:false,&quot;dropping-particle&quot;:&quot;&quot;,&quot;non-dropping-particle&quot;:&quot;&quot;}],&quot;container-title&quot;:&quot;Open Biology&quot;,&quot;container-title-short&quot;:&quot;Open Biol&quot;,&quot;DOI&quot;:&quot;10.1098/rsob.120093&quot;,&quot;ISSN&quot;:&quot;20462441&quot;,&quot;PMID&quot;:&quot;22977733&quot;,&quot;issued&quot;:{&quot;date-parts&quot;:[[2012]]},&quot;abstract&quot;:&quot;Saccharomyces cerevisiae strain W303 is a widely used model organism. However, little is known about its genetic origins, as it was created in the 1970s from crossing yeast strains of uncertain genealogy. To obtain insights into its ancestry and physiology, we sequenced the genome of its variant W303-K6001, a yeast model of ageing research. The combination of two next-generation sequencing (NGS) technologies (Illumina and Roche/454 sequencing) yielded an 11.8 Mb genome assembly at an N50 contig length of 262 kb. Although sequencing was substantially more precise and sensitive than whole-genome tiling arrays, both NGS platforms produced a number of false positives. At a 378 x average coverage, only 74 per cent of called differences to the S288c reference genome were confirmed by both techniques. The consensus W303-K6001 genome differs in 8133 positions from S288c, predicting altered amino acid sequence in 799 proteins, including factors of ageing and stress resistance. The W303-K6001 (85.4%) genome is virtually identical (less than equal to 0.5 variations per kb) to S288c, and thus originates in the same ancestor. Non-S288c regions distribute unequally over the genome, with chromosome XVI the most (99.6%) and chromosome XI the least (54.5%) S288c-like. Several of these clusters are shared with Σ1278B, another widely used S288c-related model, indicating that these strains share a second ancestor. Thus, the W303-K6001 genome pictures details of complex genetic relationships between the model strains that date back to the early days of experimental yeast genetics. Moreover, this study underlines the necessity of combining multiple NGS and genome-assembling techniques for achieving accurate variant calling in genomic studies. © 2012 The Authors.&quot;,&quot;issue&quot;:&quot;AUG&quot;,&quot;volume&quot;:&quot;2&quot;},&quot;isTemporary&quot;:false}]},{&quot;citationID&quot;:&quot;MENDELEY_CITATION_c9e4f605-d306-428d-8f61-ee261b8362be&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&quot;,&quot;citationItems&quot;:[{&quot;id&quot;:&quot;2cb3afd3-9eab-33f2-b7f4-d27139255add&quot;,&quot;itemData&quot;:{&quot;type&quot;:&quot;article-journal&quot;,&quot;id&quot;:&quot;2cb3afd3-9eab-33f2-b7f4-d27139255add&quot;,&quot;title&quot;:&quot;Inducible, tightly regulated and growth condition-independent transcription factor in Saccharomyces cerevisiae&quot;,&quot;author&quot;:[{&quot;family&quot;:&quot;Ottoz&quot;,&quot;given&quot;:&quot;Diana S.M.&quot;,&quot;parse-names&quot;:false,&quot;dropping-particle&quot;:&quot;&quot;,&quot;non-dropping-particle&quot;:&quot;&quot;},{&quot;family&quot;:&quot;Rudolf&quot;,&quot;given&quot;:&quot;Fabian&quot;,&quot;parse-names&quot;:false,&quot;dropping-particle&quot;:&quot;&quot;,&quot;non-dropping-particle&quot;:&quot;&quot;},{&quot;family&quot;:&quot;Stelling&quot;,&quot;given&quot;:&quot;Joerg&quot;,&quot;parse-names&quot;:false,&quot;dropping-particle&quot;:&quot;&quot;,&quot;non-dropping-particle&quot;:&quot;&quot;}],&quot;container-title&quot;:&quot;Nucleic Acids Research&quot;,&quot;container-title-short&quot;:&quot;Nucleic Acids Res&quot;,&quot;DOI&quot;:&quot;10.1093/nar/gku616&quot;,&quot;ISSN&quot;:&quot;13624962&quot;,&quot;PMID&quot;:&quot;25034689&quot;,&quot;issued&quot;:{&quot;date-parts&quot;:[[2014]]},&quot;abstract&quot;:&quot;The precise control of gene expression is essential in basic biological research as well as in biotechnological applications. Most regulated systems available in yeast enable only the overexpression of the target gene, excluding the possibility of intermediate or weak expression. Moreover, these systems are frequently toxic or depend on growth conditions. We constructed a heterologous transcription factor that overcomes these limitations. Our system is a fusion of the bacterial LexA DNA-binding protein, the human estrogen receptor (ER) and an activation domain (AD). The activity of this chimera, called LexA-ERAD, is tightly regulated by the hormone β-estradiol. The selection of the AD proved to be crucial to avoid toxic effects and to define the range of activity that can be precisely tuned with β-estradiol. As our system is based on a heterologous DNA-binding domain, induction in different metabolic contexts is possible. Additionally, by controlling the number of LexA-binding sites in the target promoter, one can scale the expression levels up or down. Overall, our LexA-ER-AD system is a valuable tool to precisely control gene expression in different experimental contexts without toxic side effects.&quot;,&quot;issue&quot;:&quot;17&quot;,&quot;volume&quot;:&quot;42&quot;},&quot;isTemporary&quot;:false}]},{&quot;citationID&quot;:&quot;MENDELEY_CITATION_f2118df7-42c4-4771-9d2a-a1be7cc354ee&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&quot;,&quot;citationItems&quot;:[{&quot;id&quot;:&quot;61efafd9-7bec-3cc5-9776-71d34938eaa3&quot;,&quot;itemData&quot;:{&quot;type&quot;:&quot;article-journal&quot;,&quot;id&quot;:&quot;61efafd9-7bec-3cc5-9776-71d34938eaa3&quot;,&quot;title&quot;:&quot;High-efficiency yeast transformation using the LiAc/SS carrier DNA/PEG method&quot;,&quot;author&quot;:[{&quot;family&quot;:&quot;Gietz&quot;,&quot;given&quot;:&quot;R. Daniel&quot;,&quot;parse-names&quot;:false,&quot;dropping-particle&quot;:&quot;&quot;,&quot;non-dropping-particle&quot;:&quot;&quot;},{&quot;family&quot;:&quot;Schiestl&quot;,&quot;given&quot;:&quot;Robert H.&quot;,&quot;parse-names&quot;:false,&quot;dropping-particle&quot;:&quot;&quot;,&quot;non-dropping-particle&quot;:&quot;&quot;}],&quot;container-title&quot;:&quot;Nature Protocols&quot;,&quot;container-title-short&quot;:&quot;Nat Protoc&quot;,&quot;DOI&quot;:&quot;10.1038/nprot.2007.13&quot;,&quot;ISSN&quot;:&quot;17542189&quot;,&quot;PMID&quot;:&quot;17401334&quot;,&quot;issued&quot;:{&quot;date-parts&quot;:[[2007]]},&quot;page&quot;:&quot;31-34&quot;,&quot;abstract&quot;:&quot;Here we describe a high-efficiency version of the lithium acetate/ single-stranded carrier DNA/PEG method of transformation of Saccharomyces cerevisiae. This method currently gives the highest efficiency and yield of transformants, although a faster protocol is available for small number of transformations. The procedure takes up to 1.5 h, depending on the length of heat shock, once the yeast culture has been grown. This method is useful for most transformation requirements.&quot;,&quot;issue&quot;:&quot;1&quot;,&quot;volume&quot;:&quot;2&quot;},&quot;isTemporary&quot;:false}]},{&quot;citationID&quot;:&quot;MENDELEY_CITATION_305c597c-614e-4266-9b0e-a85c691f1b37&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&quot;,&quot;citationItems&quot;:[{&quot;id&quot;:&quot;e4c99273-dc53-3a31-8136-fcaaa7686b7e&quot;,&quot;itemData&quot;:{&quot;type&quot;:&quot;article-journal&quot;,&quot;id&quot;:&quot;e4c99273-dc53-3a31-8136-fcaaa7686b7e&quot;,&quot;title&quot;:&quot;New heterologous modules for classical or PCR‐based gene disruptions in Saccharomyces cerevisiae&quot;,&quot;author&quot;:[{&quot;family&quot;:&quot;Wach&quot;,&quot;given&quot;:&quot;Achim&quot;,&quot;parse-names&quot;:false,&quot;dropping-particle&quot;:&quot;&quot;,&quot;non-dropping-particle&quot;:&quot;&quot;},{&quot;family&quot;:&quot;Brachat&quot;,&quot;given&quot;:&quot;Arndt&quot;,&quot;parse-names&quot;:false,&quot;dropping-particle&quot;:&quot;&quot;,&quot;non-dropping-particle&quot;:&quot;&quot;},{&quot;family&quot;:&quot;Pöhlmann&quot;,&quot;given&quot;:&quot;Rainer&quot;,&quot;parse-names&quot;:false,&quot;dropping-particle&quot;:&quot;&quot;,&quot;non-dropping-particle&quot;:&quot;&quot;},{&quot;family&quot;:&quot;Philippsen&quot;,&quot;given&quot;:&quot;Peter&quot;,&quot;parse-names&quot;:false,&quot;dropping-particle&quot;:&quot;&quot;,&quot;non-dropping-particle&quot;:&quot;&quot;}],&quot;container-title&quot;:&quot;Yeast&quot;,&quot;DOI&quot;:&quot;10.1002/yea.320101310&quot;,&quot;ISSN&quot;:&quot;10970061&quot;,&quot;PMID&quot;:&quot;7747518&quot;,&quot;issued&quot;:{&quot;date-parts&quot;:[[1994]]},&quot;page&quot;:&quot;1793-1808&quot;,&quot;abstract&quot;:&quot;We have constructed and tested a dominant resistance module, for selection of S. cerevisiae transformants, which entirely consists of heterologous DNA. This kanMX module contains the known kanr open reading‐frame of the E. coli transposon Tn903 fused to transcriptional and translational control sequences of the TEF gene of the filamentous fungus Ashbya gossypii. This hybrid module permits efficient selection of transformants resistant against geneticin (G418). We also constructed a lacZMT reporter module in which the open reading‐frame of the E. coli lacZ gene (lacking the first 9 codons) is fused at its 3′ end to the S. cerevisiae ADH1 terminator. KanMX and the lacZMT module, or both modules together, were cloned in the center of a new multiple cloning sequence comprising 18 unique restriction sites flanked by Not I sites. Using the double module for constructions of in‐frame substitutions of genes, only one transformation experiment is necessary to test the activity of the promotor and to search for phenotypes due to inactivation of this gene. To allow for repeated use of the G418 selection some kanMX modules are flanked by 470 bp direct repeats, promoting in vivo excision with frequencies of 10–3–10–4. The 1·4 kb kanMX module was also shown to be very useful for PCR based gene disruptions. In an experiment in which a gene disruption was done with DNA molecules carrying PCR‐added terminal sequences of only 35 bases homology to each target site, all twelve tested geneticin‐resistant colonies carried the correctly integrated kanMX module. Copyright © 1994 John Wiley &amp; Sons Ltd.&quot;,&quot;issue&quot;:&quot;13&quot;,&quot;volume&quot;:&quot;10&quot;,&quot;container-title-short&quot;:&quot;&quot;},&quot;isTemporary&quot;:false}]},{&quot;citationID&quot;:&quot;MENDELEY_CITATION_c5c6ffa2-05fb-4a23-a164-0433e9c2f55e&quot;,&quot;properties&quot;:{&quot;noteIndex&quot;:0},&quot;isEdited&quot;:false,&quot;manualOverride&quot;:{&quot;isManuallyOverridden&quot;:false,&quot;citeprocText&quot;:&quot;&lt;sup&gt;31,32&lt;/sup&gt;&quot;,&quot;manualOverrideText&quot;:&quot;&quot;},&quot;citationTag&quot;:&quot;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&quot;,&quot;citationItems&quot;:[{&quot;id&quot;:&quot;45ab0553-8728-3ac2-a683-0566ebbb3345&quot;,&quot;itemData&quot;:{&quot;type&quot;:&quot;article-journal&quot;,&quot;id&quot;:&quot;45ab0553-8728-3ac2-a683-0566ebbb3345&quot;,&quot;title&quot;:&quot;Functional characterization of the S. cerevisiae genome by gene deletion and parallel analysis&quot;,&quot;author&quot;:[{&quot;family&quot;:&quot;Winzeler&quot;,&quot;given&quot;:&quot;Elizabeth A.&quot;,&quot;parse-names&quot;:false,&quot;dropping-particle&quot;:&quot;&quot;,&quot;non-dropping-particle&quot;:&quot;&quot;},{&quot;family&quot;:&quot;Shoemaker&quot;,&quot;given&quot;:&quot;Daniel D.&quot;,&quot;parse-names&quot;:false,&quot;dropping-particle&quot;:&quot;&quot;,&quot;non-dropping-particle&quot;:&quot;&quot;},{&quot;family&quot;:&quot;Astromoff&quot;,&quot;given&quot;:&quot;Anna&quot;,&quot;parse-names&quot;:false,&quot;dropping-particle&quot;:&quot;&quot;,&quot;non-dropping-particle&quot;:&quot;&quot;},{&quot;family&quot;:&quot;Liang&quot;,&quot;given&quot;:&quot;Hong&quot;,&quot;parse-names&quot;:false,&quot;dropping-particle&quot;:&quot;&quot;,&quot;non-dropping-particle&quot;:&quot;&quot;},{&quot;family&quot;:&quot;Anderson&quot;,&quot;given&quot;:&quot;Keith&quot;,&quot;parse-names&quot;:false,&quot;dropping-particle&quot;:&quot;&quot;,&quot;non-dropping-particle&quot;:&quot;&quot;},{&quot;family&quot;:&quot;Andre&quot;,&quot;given&quot;:&quot;Bruno&quot;,&quot;parse-names&quot;:false,&quot;dropping-particle&quot;:&quot;&quot;,&quot;non-dropping-particle&quot;:&quot;&quot;},{&quot;family&quot;:&quot;Bangham&quot;,&quot;given&quot;:&quot;Rhonda&quot;,&quot;parse-names&quot;:false,&quot;dropping-particle&quot;:&quot;&quot;,&quot;non-dropping-particle&quot;:&quot;&quot;},{&quot;family&quot;:&quot;Benito&quot;,&quot;given&quot;:&quot;Rocio&quot;,&quot;parse-names&quot;:false,&quot;dropping-particle&quot;:&quot;&quot;,&quot;non-dropping-particle&quot;:&quot;&quot;},{&quot;family&quot;:&quot;Boeke&quot;,&quot;given&quot;:&quot;Jef D.&quot;,&quot;parse-names&quot;:false,&quot;dropping-particle&quot;:&quot;&quot;,&quot;non-dropping-particle&quot;:&quot;&quot;},{&quot;family&quot;:&quot;Bussey&quot;,&quot;given&quot;:&quot;Howard&quot;,&quot;parse-names&quot;:false,&quot;dropping-particle&quot;:&quot;&quot;,&quot;non-dropping-particle&quot;:&quot;&quot;},{&quot;family&quot;:&quot;Chu&quot;,&quot;given&quot;:&quot;Angela M.&quot;,&quot;parse-names&quot;:false,&quot;dropping-particle&quot;:&quot;&quot;,&quot;non-dropping-particle&quot;:&quot;&quot;},{&quot;family&quot;:&quot;Connelly&quot;,&quot;given&quot;:&quot;Carla&quot;,&quot;parse-names&quot;:false,&quot;dropping-particle&quot;:&quot;&quot;,&quot;non-dropping-particle&quot;:&quot;&quot;},{&quot;family&quot;:&quot;Davis&quot;,&quot;given&quot;:&quot;Karen&quot;,&quot;parse-names&quot;:false,&quot;dropping-particle&quot;:&quot;&quot;,&quot;non-dropping-particle&quot;:&quot;&quot;},{&quot;family&quot;:&quot;Dietrich&quot;,&quot;given&quot;:&quot;Fred&quot;,&quot;parse-names&quot;:false,&quot;dropping-particle&quot;:&quot;&quot;,&quot;non-dropping-particle&quot;:&quot;&quot;},{&quot;family&quot;:&quot;Dow&quot;,&quot;given&quot;:&quot;Sally Whelen&quot;,&quot;parse-names&quot;:false,&quot;dropping-particle&quot;:&quot;&quot;,&quot;non-dropping-particle&quot;:&quot;&quot;},{&quot;family&quot;:&quot;Bakkoury&quot;,&quot;given&quot;:&quot;Mohamed&quot;,&quot;parse-names&quot;:false,&quot;dropping-particle&quot;:&quot;&quot;,&quot;non-dropping-particle&quot;:&quot;el&quot;},{&quot;family&quot;:&quot;Foury&quot;,&quot;given&quot;:&quot;Françoise&quot;,&quot;parse-names&quot;:false,&quot;dropping-particle&quot;:&quot;&quot;,&quot;non-dropping-particle&quot;:&quot;&quot;},{&quot;family&quot;:&quot;Friend&quot;,&quot;given&quot;:&quot;Stephen H.&quot;,&quot;parse-names&quot;:false,&quot;dropping-particle&quot;:&quot;&quot;,&quot;non-dropping-particle&quot;:&quot;&quot;},{&quot;family&quot;:&quot;Gentalen&quot;,&quot;given&quot;:&quot;Erik&quot;,&quot;parse-names&quot;:false,&quot;dropping-particle&quot;:&quot;&quot;,&quot;non-dropping-particle&quot;:&quot;&quot;},{&quot;family&quot;:&quot;Giaever&quot;,&quot;given&quot;:&quot;Guri&quot;,&quot;parse-names&quot;:false,&quot;dropping-particle&quot;:&quot;&quot;,&quot;non-dropping-particle&quot;:&quot;&quot;},{&quot;family&quot;:&quot;Hegemann&quot;,&quot;given&quot;:&quot;Johannes H.&quot;,&quot;parse-names&quot;:false,&quot;dropping-particle&quot;:&quot;&quot;,&quot;non-dropping-particle&quot;:&quot;&quot;},{&quot;family&quot;:&quot;Jones&quot;,&quot;given&quot;:&quot;Ted&quot;,&quot;parse-names&quot;:false,&quot;dropping-particle&quot;:&quot;&quot;,&quot;non-dropping-particle&quot;:&quot;&quot;},{&quot;family&quot;:&quot;Laub&quot;,&quot;given&quot;:&quot;Michael&quot;,&quot;parse-names&quot;:false,&quot;dropping-particle&quot;:&quot;&quot;,&quot;non-dropping-particle&quot;:&quot;&quot;},{&quot;family&quot;:&quot;Liao&quot;,&quot;given&quot;:&quot;Hong&quot;,&quot;parse-names&quot;:false,&quot;dropping-particle&quot;:&quot;&quot;,&quot;non-dropping-particle&quot;:&quot;&quot;},{&quot;family&quot;:&quot;Liebundguth&quot;,&quot;given&quot;:&quot;Nicole&quot;,&quot;parse-names&quot;:false,&quot;dropping-particle&quot;:&quot;&quot;,&quot;non-dropping-particle&quot;:&quot;&quot;},{&quot;family&quot;:&quot;Lockhart&quot;,&quot;given&quot;:&quot;David J.&quot;,&quot;parse-names&quot;:false,&quot;dropping-particle&quot;:&quot;&quot;,&quot;non-dropping-particle&quot;:&quot;&quot;},{&quot;family&quot;:&quot;Lucau-Danila&quot;,&quot;given&quot;:&quot;Anca&quot;,&quot;parse-names&quot;:false,&quot;dropping-particle&quot;:&quot;&quot;,&quot;non-dropping-particle&quot;:&quot;&quot;},{&quot;family&quot;:&quot;Lussier&quot;,&quot;given&quot;:&quot;Marc&quot;,&quot;parse-names&quot;:false,&quot;dropping-particle&quot;:&quot;&quot;,&quot;non-dropping-particle&quot;:&quot;&quot;},{&quot;family&quot;:&quot;M'Rabet&quot;,&quot;given&quot;:&quot;Nasiha&quot;,&quot;parse-names&quot;:false,&quot;dropping-particle&quot;:&quot;&quot;,&quot;non-dropping-particle&quot;:&quot;&quot;},{&quot;family&quot;:&quot;Menard&quot;,&quot;given&quot;:&quot;Patrice&quot;,&quot;parse-names&quot;:false,&quot;dropping-particle&quot;:&quot;&quot;,&quot;non-dropping-particle&quot;:&quot;&quot;},{&quot;family&quot;:&quot;Mittmann&quot;,&quot;given&quot;:&quot;Michael&quot;,&quot;parse-names&quot;:false,&quot;dropping-particle&quot;:&quot;&quot;,&quot;non-dropping-particle&quot;:&quot;&quot;},{&quot;family&quot;:&quot;Pai&quot;,&quot;given&quot;:&quot;Chai&quot;,&quot;parse-names&quot;:false,&quot;dropping-particle&quot;:&quot;&quot;,&quot;non-dropping-particle&quot;:&quot;&quot;},{&quot;family&quot;:&quot;Rebischung&quot;,&quot;given&quot;:&quot;Corinne&quot;,&quot;parse-names&quot;:false,&quot;dropping-particle&quot;:&quot;&quot;,&quot;non-dropping-particle&quot;:&quot;&quot;},{&quot;family&quot;:&quot;Revuelta&quot;,&quot;given&quot;:&quot;Jose L.&quot;,&quot;parse-names&quot;:false,&quot;dropping-particle&quot;:&quot;&quot;,&quot;non-dropping-particle&quot;:&quot;&quot;},{&quot;family&quot;:&quot;Riles&quot;,&quot;given&quot;:&quot;Linda&quot;,&quot;parse-names&quot;:false,&quot;dropping-particle&quot;:&quot;&quot;,&quot;non-dropping-particle&quot;:&quot;&quot;},{&quot;family&quot;:&quot;Roberts&quot;,&quot;given&quot;:&quot;Christopher J.&quot;,&quot;parse-names&quot;:false,&quot;dropping-particle&quot;:&quot;&quot;,&quot;non-dropping-particle&quot;:&quot;&quot;},{&quot;family&quot;:&quot;Ross-MacDonald&quot;,&quot;given&quot;:&quot;Petra&quot;,&quot;parse-names&quot;:false,&quot;dropping-particle&quot;:&quot;&quot;,&quot;non-dropping-particle&quot;:&quot;&quot;},{&quot;family&quot;:&quot;Scherens&quot;,&quot;given&quot;:&quot;Bart&quot;,&quot;parse-names&quot;:false,&quot;dropping-particle&quot;:&quot;&quot;,&quot;non-dropping-particle&quot;:&quot;&quot;},{&quot;family&quot;:&quot;Snyder&quot;,&quot;given&quot;:&quot;Michael&quot;,&quot;parse-names&quot;:false,&quot;dropping-particle&quot;:&quot;&quot;,&quot;non-dropping-particle&quot;:&quot;&quot;},{&quot;family&quot;:&quot;Sookhai-Mahadeo&quot;,&quot;given&quot;:&quot;Sharon&quot;,&quot;parse-names&quot;:false,&quot;dropping-particle&quot;:&quot;&quot;,&quot;non-dropping-particle&quot;:&quot;&quot;},{&quot;family&quot;:&quot;Storms&quot;,&quot;given&quot;:&quot;Reginald K.&quot;,&quot;parse-names&quot;:false,&quot;dropping-particle&quot;:&quot;&quot;,&quot;non-dropping-particle&quot;:&quot;&quot;},{&quot;family&quot;:&quot;Véronneau&quot;,&quot;given&quot;:&quot;Steeve&quot;,&quot;parse-names&quot;:false,&quot;dropping-particle&quot;:&quot;&quot;,&quot;non-dropping-particle&quot;:&quot;&quot;},{&quot;family&quot;:&quot;Voet&quot;,&quot;given&quot;:&quot;Marleen&quot;,&quot;parse-names&quot;:false,&quot;dropping-particle&quot;:&quot;&quot;,&quot;non-dropping-particle&quot;:&quot;&quot;},{&quot;family&quot;:&quot;Volckaert&quot;,&quot;given&quot;:&quot;Guido&quot;,&quot;parse-names&quot;:false,&quot;dropping-particle&quot;:&quot;&quot;,&quot;non-dropping-particle&quot;:&quot;&quot;},{&quot;family&quot;:&quot;Ward&quot;,&quot;given&quot;:&quot;Teresa R.&quot;,&quot;parse-names&quot;:false,&quot;dropping-particle&quot;:&quot;&quot;,&quot;non-dropping-particle&quot;:&quot;&quot;},{&quot;family&quot;:&quot;Wysocki&quot;,&quot;given&quot;:&quot;Robert&quot;,&quot;parse-names&quot;:false,&quot;dropping-particle&quot;:&quot;&quot;,&quot;non-dropping-particle&quot;:&quot;&quot;},{&quot;family&quot;:&quot;Yen&quot;,&quot;given&quot;:&quot;Grace S.&quot;,&quot;parse-names&quot;:false,&quot;dropping-particle&quot;:&quot;&quot;,&quot;non-dropping-particle&quot;:&quot;&quot;},{&quot;family&quot;:&quot;Yu&quot;,&quot;given&quot;:&quot;Kexin&quot;,&quot;parse-names&quot;:false,&quot;dropping-particle&quot;:&quot;&quot;,&quot;non-dropping-particle&quot;:&quot;&quot;},{&quot;family&quot;:&quot;Zimmermann&quot;,&quot;given&quot;:&quot;Katja&quot;,&quot;parse-names&quot;:false,&quot;dropping-particle&quot;:&quot;&quot;,&quot;non-dropping-particle&quot;:&quot;&quot;},{&quot;family&quot;:&quot;Philippsen&quot;,&quot;given&quot;:&quot;Peter&quot;,&quot;parse-names&quot;:false,&quot;dropping-particle&quot;:&quot;&quot;,&quot;non-dropping-particle&quot;:&quot;&quot;},{&quot;family&quot;:&quot;Johnston&quot;,&quot;given&quot;:&quot;Mark&quot;,&quot;parse-names&quot;:false,&quot;dropping-particle&quot;:&quot;&quot;,&quot;non-dropping-particle&quot;:&quot;&quot;},{&quot;family&quot;:&quot;Davis&quot;,&quot;given&quot;:&quot;Ronald W.&quot;,&quot;parse-names&quot;:false,&quot;dropping-particle&quot;:&quot;&quot;,&quot;non-dropping-particle&quot;:&quot;&quot;}],&quot;container-title&quot;:&quot;Science&quot;,&quot;container-title-short&quot;:&quot;Science (1979)&quot;,&quot;DOI&quot;:&quot;10.1126/science.285.5429.901&quot;,&quot;ISSN&quot;:&quot;00368075&quot;,&quot;PMID&quot;:&quot;10436161&quot;,&quot;issued&quot;:{&quot;date-parts&quot;:[[1999]]},&quot;page&quot;:&quot;901-906&quot;,&quot;abstract&quot;:&quot;The functions of many open reading frames (ORFs) identified in genome- sequencing projects are unknown. New, whole-genome approaches are required to systematically determine their function. A total of 6925 Saccharomyces cerevisiae strains were constructed, by a high-throughput strategy, each with a precise deletion of one of 2026 ORFs (more than one-third of the ORFs in the genome). Of the deleted ORFs, 17 percent were essential for viability in rich medium. The phenotypes of more than 500 deletion strains were assayed in parallel. Of the deletion strains, 40 percent showed quantitative growth defects in either rich or minimal medium.&quot;,&quot;issue&quot;:&quot;5429&quot;,&quot;volume&quot;:&quot;285&quot;},&quot;isTemporary&quot;:false},{&quot;id&quot;:&quot;f48e0c53-8b48-3d68-94ae-86d0d02eaf55&quot;,&quot;itemData&quot;:{&quot;type&quot;:&quot;article-journal&quot;,&quot;id&quot;:&quot;f48e0c53-8b48-3d68-94ae-86d0d02eaf55&quot;,&quot;title&quot;:&quot;Functional profiling of the Saccharomyces cerevisiae genome&quot;,&quot;author&quot;:[{&quot;family&quot;:&quot;Giaever&quot;,&quot;given&quot;:&quot;Guri&quot;,&quot;parse-names&quot;:false,&quot;dropping-particle&quot;:&quot;&quot;,&quot;non-dropping-particle&quot;:&quot;&quot;},{&quot;family&quot;:&quot;Chu&quot;,&quot;given&quot;:&quot;Angela M.&quot;,&quot;parse-names&quot;:false,&quot;dropping-particle&quot;:&quot;&quot;,&quot;non-dropping-particle&quot;:&quot;&quot;},{&quot;family&quot;:&quot;Ni&quot;,&quot;given&quot;:&quot;Li&quot;,&quot;parse-names&quot;:false,&quot;dropping-particle&quot;:&quot;&quot;,&quot;non-dropping-particle&quot;:&quot;&quot;},{&quot;family&quot;:&quot;Connelly&quot;,&quot;given&quot;:&quot;Carla&quot;,&quot;parse-names&quot;:false,&quot;dropping-particle&quot;:&quot;&quot;,&quot;non-dropping-particle&quot;:&quot;&quot;},{&quot;family&quot;:&quot;Riles&quot;,&quot;given&quot;:&quot;Linda&quot;,&quot;parse-names&quot;:false,&quot;dropping-particle&quot;:&quot;&quot;,&quot;non-dropping-particle&quot;:&quot;&quot;},{&quot;family&quot;:&quot;Véronneau&quot;,&quot;given&quot;:&quot;Steeve&quot;,&quot;parse-names&quot;:false,&quot;dropping-particle&quot;:&quot;&quot;,&quot;non-dropping-particle&quot;:&quot;&quot;},{&quot;family&quot;:&quot;Dow&quot;,&quot;given&quot;:&quot;Sally&quot;,&quot;parse-names&quot;:false,&quot;dropping-particle&quot;:&quot;&quot;,&quot;non-dropping-particle&quot;:&quot;&quot;},{&quot;family&quot;:&quot;Lucau-Danila&quot;,&quot;given&quot;:&quot;Ankuta&quot;,&quot;parse-names&quot;:false,&quot;dropping-particle&quot;:&quot;&quot;,&quot;non-dropping-particle&quot;:&quot;&quot;},{&quot;family&quot;:&quot;Anderson&quot;,&quot;given&quot;:&quot;Keith&quot;,&quot;parse-names&quot;:false,&quot;dropping-particle&quot;:&quot;&quot;,&quot;non-dropping-particle&quot;:&quot;&quot;},{&quot;family&quot;:&quot;André&quot;,&quot;given&quot;:&quot;Bruno&quot;,&quot;parse-names&quot;:false,&quot;dropping-particle&quot;:&quot;&quot;,&quot;non-dropping-particle&quot;:&quot;&quot;},{&quot;family&quot;:&quot;Arkin&quot;,&quot;given&quot;:&quot;Adam P.&quot;,&quot;parse-names&quot;:false,&quot;dropping-particle&quot;:&quot;&quot;,&quot;non-dropping-particle&quot;:&quot;&quot;},{&quot;family&quot;:&quot;Astromoff&quot;,&quot;given&quot;:&quot;Anna&quot;,&quot;parse-names&quot;:false,&quot;dropping-particle&quot;:&quot;&quot;,&quot;non-dropping-particle&quot;:&quot;&quot;},{&quot;family&quot;:&quot;Bakkoury&quot;,&quot;given&quot;:&quot;Mohamed&quot;,&quot;parse-names&quot;:false,&quot;dropping-particle&quot;:&quot;&quot;,&quot;non-dropping-particle&quot;:&quot;el&quot;},{&quot;family&quot;:&quot;Bangham&quot;,&quot;given&quot;:&quot;Rhonda&quot;,&quot;parse-names&quot;:false,&quot;dropping-particle&quot;:&quot;&quot;,&quot;non-dropping-particle&quot;:&quot;&quot;},{&quot;family&quot;:&quot;Benito&quot;,&quot;given&quot;:&quot;Rocio&quot;,&quot;parse-names&quot;:false,&quot;dropping-particle&quot;:&quot;&quot;,&quot;non-dropping-particle&quot;:&quot;&quot;},{&quot;family&quot;:&quot;Brachat&quot;,&quot;given&quot;:&quot;Sophie&quot;,&quot;parse-names&quot;:false,&quot;dropping-particle&quot;:&quot;&quot;,&quot;non-dropping-particle&quot;:&quot;&quot;},{&quot;family&quot;:&quot;Campanaro&quot;,&quot;given&quot;:&quot;Stefano&quot;,&quot;parse-names&quot;:false,&quot;dropping-particle&quot;:&quot;&quot;,&quot;non-dropping-particle&quot;:&quot;&quot;},{&quot;family&quot;:&quot;Curtiss&quot;,&quot;given&quot;:&quot;Matt&quot;,&quot;parse-names&quot;:false,&quot;dropping-particle&quot;:&quot;&quot;,&quot;non-dropping-particle&quot;:&quot;&quot;},{&quot;family&quot;:&quot;Davis&quot;,&quot;given&quot;:&quot;Karen&quot;,&quot;parse-names&quot;:false,&quot;dropping-particle&quot;:&quot;&quot;,&quot;non-dropping-particle&quot;:&quot;&quot;},{&quot;family&quot;:&quot;Deutschbauer&quot;,&quot;given&quot;:&quot;Adam&quot;,&quot;parse-names&quot;:false,&quot;dropping-particle&quot;:&quot;&quot;,&quot;non-dropping-particle&quot;:&quot;&quot;},{&quot;family&quot;:&quot;Entian&quot;,&quot;given&quot;:&quot;Karl Dieter&quot;,&quot;parse-names&quot;:false,&quot;dropping-particle&quot;:&quot;&quot;,&quot;non-dropping-particle&quot;:&quot;&quot;},{&quot;family&quot;:&quot;Flaherty&quot;,&quot;given&quot;:&quot;Patrick&quot;,&quot;parse-names&quot;:false,&quot;dropping-particle&quot;:&quot;&quot;,&quot;non-dropping-particle&quot;:&quot;&quot;},{&quot;family&quot;:&quot;Foury&quot;,&quot;given&quot;:&quot;Francoise&quot;,&quot;parse-names&quot;:false,&quot;dropping-particle&quot;:&quot;&quot;,&quot;non-dropping-particle&quot;:&quot;&quot;},{&quot;family&quot;:&quot;Garfinkel&quot;,&quot;given&quot;:&quot;David J.&quot;,&quot;parse-names&quot;:false,&quot;dropping-particle&quot;:&quot;&quot;,&quot;non-dropping-particle&quot;:&quot;&quot;},{&quot;family&quot;:&quot;Gerstein&quot;,&quot;given&quot;:&quot;Mark&quot;,&quot;parse-names&quot;:false,&quot;dropping-particle&quot;:&quot;&quot;,&quot;non-dropping-particle&quot;:&quot;&quot;},{&quot;family&quot;:&quot;Gotte&quot;,&quot;given&quot;:&quot;Deanna&quot;,&quot;parse-names&quot;:false,&quot;dropping-particle&quot;:&quot;&quot;,&quot;non-dropping-particle&quot;:&quot;&quot;},{&quot;family&quot;:&quot;Güldener&quot;,&quot;given&quot;:&quot;Ulrich&quot;,&quot;parse-names&quot;:false,&quot;dropping-particle&quot;:&quot;&quot;,&quot;non-dropping-particle&quot;:&quot;&quot;},{&quot;family&quot;:&quot;Hegemann&quot;,&quot;given&quot;:&quot;Johannes H.&quot;,&quot;parse-names&quot;:false,&quot;dropping-particle&quot;:&quot;&quot;,&quot;non-dropping-particle&quot;:&quot;&quot;},{&quot;family&quot;:&quot;Hempel&quot;,&quot;given&quot;:&quot;Svenja&quot;,&quot;parse-names&quot;:false,&quot;dropping-particle&quot;:&quot;&quot;,&quot;non-dropping-particle&quot;:&quot;&quot;},{&quot;family&quot;:&quot;Herman&quot;,&quot;given&quot;:&quot;Zelek&quot;,&quot;parse-names&quot;:false,&quot;dropping-particle&quot;:&quot;&quot;,&quot;non-dropping-particle&quot;:&quot;&quot;},{&quot;family&quot;:&quot;Jaramillo&quot;,&quot;given&quot;:&quot;Daniel F.&quot;,&quot;parse-names&quot;:false,&quot;dropping-particle&quot;:&quot;&quot;,&quot;non-dropping-particle&quot;:&quot;&quot;},{&quot;family&quot;:&quot;Kelly&quot;,&quot;given&quot;:&quot;Diane E.&quot;,&quot;parse-names&quot;:false,&quot;dropping-particle&quot;:&quot;&quot;,&quot;non-dropping-particle&quot;:&quot;&quot;},{&quot;family&quot;:&quot;Kelly&quot;,&quot;given&quot;:&quot;Steven L.&quot;,&quot;parse-names&quot;:false,&quot;dropping-particle&quot;:&quot;&quot;,&quot;non-dropping-particle&quot;:&quot;&quot;},{&quot;family&quot;:&quot;Kötter&quot;,&quot;given&quot;:&quot;Peter&quot;,&quot;parse-names&quot;:false,&quot;dropping-particle&quot;:&quot;&quot;,&quot;non-dropping-particle&quot;:&quot;&quot;},{&quot;family&quot;:&quot;LaBonte&quot;,&quot;given&quot;:&quot;Darlene&quot;,&quot;parse-names&quot;:false,&quot;dropping-particle&quot;:&quot;&quot;,&quot;non-dropping-particle&quot;:&quot;&quot;},{&quot;family&quot;:&quot;Lamb&quot;,&quot;given&quot;:&quot;David C.&quot;,&quot;parse-names&quot;:false,&quot;dropping-particle&quot;:&quot;&quot;,&quot;non-dropping-particle&quot;:&quot;&quot;},{&quot;family&quot;:&quot;Lan&quot;,&quot;given&quot;:&quot;Ning&quot;,&quot;parse-names&quot;:false,&quot;dropping-particle&quot;:&quot;&quot;,&quot;non-dropping-particle&quot;:&quot;&quot;},{&quot;family&quot;:&quot;Liang&quot;,&quot;given&quot;:&quot;Hong&quot;,&quot;parse-names&quot;:false,&quot;dropping-particle&quot;:&quot;&quot;,&quot;non-dropping-particle&quot;:&quot;&quot;},{&quot;family&quot;:&quot;Liao&quot;,&quot;given&quot;:&quot;Hong&quot;,&quot;parse-names&quot;:false,&quot;dropping-particle&quot;:&quot;&quot;,&quot;non-dropping-particle&quot;:&quot;&quot;},{&quot;family&quot;:&quot;Liu&quot;,&quot;given&quot;:&quot;Lucy&quot;,&quot;parse-names&quot;:false,&quot;dropping-particle&quot;:&quot;&quot;,&quot;non-dropping-particle&quot;:&quot;&quot;},{&quot;family&quot;:&quot;Luo&quot;,&quot;given&quot;:&quot;Chuanyun&quot;,&quot;parse-names&quot;:false,&quot;dropping-particle&quot;:&quot;&quot;,&quot;non-dropping-particle&quot;:&quot;&quot;},{&quot;family&quot;:&quot;Lussier&quot;,&quot;given&quot;:&quot;Marc&quot;,&quot;parse-names&quot;:false,&quot;dropping-particle&quot;:&quot;&quot;,&quot;non-dropping-particle&quot;:&quot;&quot;},{&quot;family&quot;:&quot;Mao&quot;,&quot;given&quot;:&quot;Rong&quot;,&quot;parse-names&quot;:false,&quot;dropping-particle&quot;:&quot;&quot;,&quot;non-dropping-particle&quot;:&quot;&quot;},{&quot;family&quot;:&quot;Menard&quot;,&quot;given&quot;:&quot;Patrice&quot;,&quot;parse-names&quot;:false,&quot;dropping-particle&quot;:&quot;&quot;,&quot;non-dropping-particle&quot;:&quot;&quot;},{&quot;family&quot;:&quot;Ooi&quot;,&quot;given&quot;:&quot;Siew Loon&quot;,&quot;parse-names&quot;:false,&quot;dropping-particle&quot;:&quot;&quot;,&quot;non-dropping-particle&quot;:&quot;&quot;},{&quot;family&quot;:&quot;Revuelta&quot;,&quot;given&quot;:&quot;Jose L.&quot;,&quot;parse-names&quot;:false,&quot;dropping-particle&quot;:&quot;&quot;,&quot;non-dropping-particle&quot;:&quot;&quot;},{&quot;family&quot;:&quot;Roberts&quot;,&quot;given&quot;:&quot;Christopher J.&quot;,&quot;parse-names&quot;:false,&quot;dropping-particle&quot;:&quot;&quot;,&quot;non-dropping-particle&quot;:&quot;&quot;},{&quot;family&quot;:&quot;Rose&quot;,&quot;given&quot;:&quot;Matthias&quot;,&quot;parse-names&quot;:false,&quot;dropping-particle&quot;:&quot;&quot;,&quot;non-dropping-particle&quot;:&quot;&quot;},{&quot;family&quot;:&quot;Ross-Macdonald&quot;,&quot;given&quot;:&quot;Petra&quot;,&quot;parse-names&quot;:false,&quot;dropping-particle&quot;:&quot;&quot;,&quot;non-dropping-particle&quot;:&quot;&quot;},{&quot;family&quot;:&quot;Scherens&quot;,&quot;given&quot;:&quot;Bart&quot;,&quot;parse-names&quot;:false,&quot;dropping-particle&quot;:&quot;&quot;,&quot;non-dropping-particle&quot;:&quot;&quot;},{&quot;family&quot;:&quot;Schimmack&quot;,&quot;given&quot;:&quot;Greg&quot;,&quot;parse-names&quot;:false,&quot;dropping-particle&quot;:&quot;&quot;,&quot;non-dropping-particle&quot;:&quot;&quot;},{&quot;family&quot;:&quot;Shafer&quot;,&quot;given&quot;:&quot;Brenda&quot;,&quot;parse-names&quot;:false,&quot;dropping-particle&quot;:&quot;&quot;,&quot;non-dropping-particle&quot;:&quot;&quot;},{&quot;family&quot;:&quot;Shoemaker&quot;,&quot;given&quot;:&quot;Daniel D.&quot;,&quot;parse-names&quot;:false,&quot;dropping-particle&quot;:&quot;&quot;,&quot;non-dropping-particle&quot;:&quot;&quot;},{&quot;family&quot;:&quot;Sookhai-Mahadeo&quot;,&quot;given&quot;:&quot;Sharon&quot;,&quot;parse-names&quot;:false,&quot;dropping-particle&quot;:&quot;&quot;,&quot;non-dropping-particle&quot;:&quot;&quot;},{&quot;family&quot;:&quot;Storms&quot;,&quot;given&quot;:&quot;Reginald K.&quot;,&quot;parse-names&quot;:false,&quot;dropping-particle&quot;:&quot;&quot;,&quot;non-dropping-particle&quot;:&quot;&quot;},{&quot;family&quot;:&quot;Strathern&quot;,&quot;given&quot;:&quot;Jeffrey N.&quot;,&quot;parse-names&quot;:false,&quot;dropping-particle&quot;:&quot;&quot;,&quot;non-dropping-particle&quot;:&quot;&quot;},{&quot;family&quot;:&quot;Valle&quot;,&quot;given&quot;:&quot;Giorgio&quot;,&quot;parse-names&quot;:false,&quot;dropping-particle&quot;:&quot;&quot;,&quot;non-dropping-particle&quot;:&quot;&quot;},{&quot;family&quot;:&quot;Voet&quot;,&quot;given&quot;:&quot;Marleen&quot;,&quot;parse-names&quot;:false,&quot;dropping-particle&quot;:&quot;&quot;,&quot;non-dropping-particle&quot;:&quot;&quot;},{&quot;family&quot;:&quot;Volckaert&quot;,&quot;given&quot;:&quot;Guido&quot;,&quot;parse-names&quot;:false,&quot;dropping-particle&quot;:&quot;&quot;,&quot;non-dropping-particle&quot;:&quot;&quot;},{&quot;family&quot;:&quot;Wang&quot;,&quot;given&quot;:&quot;Ching Yun&quot;,&quot;parse-names&quot;:false,&quot;dropping-particle&quot;:&quot;&quot;,&quot;non-dropping-particle&quot;:&quot;&quot;},{&quot;family&quot;:&quot;Ward&quot;,&quot;given&quot;:&quot;Teresa R.&quot;,&quot;parse-names&quot;:false,&quot;dropping-particle&quot;:&quot;&quot;,&quot;non-dropping-particle&quot;:&quot;&quot;},{&quot;family&quot;:&quot;Wilhelmy&quot;,&quot;given&quot;:&quot;Julie&quot;,&quot;parse-names&quot;:false,&quot;dropping-particle&quot;:&quot;&quot;,&quot;non-dropping-particle&quot;:&quot;&quot;},{&quot;family&quot;:&quot;Winzeler&quot;,&quot;given&quot;:&quot;Elizabeth A.&quot;,&quot;parse-names&quot;:false,&quot;dropping-particle&quot;:&quot;&quot;,&quot;non-dropping-particle&quot;:&quot;&quot;},{&quot;family&quot;:&quot;Yang&quot;,&quot;given&quot;:&quot;Yonghong&quot;,&quot;parse-names&quot;:false,&quot;dropping-particle&quot;:&quot;&quot;,&quot;non-dropping-particle&quot;:&quot;&quot;},{&quot;family&quot;:&quot;Yen&quot;,&quot;given&quot;:&quot;Grace&quot;,&quot;parse-names&quot;:false,&quot;dropping-particle&quot;:&quot;&quot;,&quot;non-dropping-particle&quot;:&quot;&quot;},{&quot;family&quot;:&quot;Youngman&quot;,&quot;given&quot;:&quot;Elaine&quot;,&quot;parse-names&quot;:false,&quot;dropping-particle&quot;:&quot;&quot;,&quot;non-dropping-particle&quot;:&quot;&quot;},{&quot;family&quot;:&quot;Yu&quot;,&quot;given&quot;:&quot;Kexin&quot;,&quot;parse-names&quot;:false,&quot;dropping-particle&quot;:&quot;&quot;,&quot;non-dropping-particle&quot;:&quot;&quot;},{&quot;family&quot;:&quot;Bussey&quot;,&quot;given&quot;:&quot;Howard&quot;,&quot;parse-names&quot;:false,&quot;dropping-particle&quot;:&quot;&quot;,&quot;non-dropping-particle&quot;:&quot;&quot;},{&quot;family&quot;:&quot;Boeke&quot;,&quot;given&quot;:&quot;Jef D.&quot;,&quot;parse-names&quot;:false,&quot;dropping-particle&quot;:&quot;&quot;,&quot;non-dropping-particle&quot;:&quot;&quot;},{&quot;family&quot;:&quot;Snyder&quot;,&quot;given&quot;:&quot;Michael&quot;,&quot;parse-names&quot;:false,&quot;dropping-particle&quot;:&quot;&quot;,&quot;non-dropping-particle&quot;:&quot;&quot;},{&quot;family&quot;:&quot;Philippsen&quot;,&quot;given&quot;:&quot;Peter&quot;,&quot;parse-names&quot;:false,&quot;dropping-particle&quot;:&quot;&quot;,&quot;non-dropping-particle&quot;:&quot;&quot;},{&quot;family&quot;:&quot;Davis&quot;,&quot;given&quot;:&quot;Ronald W.&quot;,&quot;parse-names&quot;:false,&quot;dropping-particle&quot;:&quot;&quot;,&quot;non-dropping-particle&quot;:&quot;&quot;},{&quot;family&quot;:&quot;Johnston&quot;,&quot;given&quot;:&quot;Mark&quot;,&quot;parse-names&quot;:false,&quot;dropping-particle&quot;:&quot;&quot;,&quot;non-dropping-particle&quot;:&quot;&quot;}],&quot;container-title&quot;:&quot;Nature&quot;,&quot;container-title-short&quot;:&quot;Nature&quot;,&quot;DOI&quot;:&quot;10.1038/nature00935&quot;,&quot;ISSN&quot;:&quot;00280836&quot;,&quot;PMID&quot;:&quot;12140549&quot;,&quot;issued&quot;:{&quot;date-parts&quot;:[[2002]]},&quot;page&quot;:&quot;387-391&quot;,&quot;abstract&quot;:&quot;Determining the effect of gene deletion is a fundamental approach to understanding gene function. Conventional genetic screens exhibit biases, and genes contributing to a phenotype are often missed. We systematically constructed a nearly complete collection of gene-deletion mutants (96% of annotated open reading frames, or ORFs) of the yeast Saccharomyces cerevisiae. DNA sequences dubbed 'molecular bar codes' uniquely identify each strain, enabling their growth to be analysed in parallel and the fitness contribution of each gene to be quantitatively assessed by hybridization to high-density oligonucleotide arrays. We show that previously known and new genes are necessary for optimal growth under six well-studied conditions: high salt, sorbitol, galactose, pH 8, minimal medium and nystatin treatment. Less than 7% of genes that exhibit a significant increase in messenger RNA expression are also required for optimal growth in four of the tested conditions. Our results validate the yeast gene-deletion collection as a valuable resource for functional genomics.&quot;,&quot;issue&quot;:&quot;6896&quot;,&quot;volume&quot;:&quot;418&quot;},&quot;isTemporary&quot;:false}]}]"/>
    <we:property name="MENDELEY_CITATIONS_LOCALE_CODE" value="&quot;en-GB&quot;"/>
    <we:property name="MENDELEY_CITATIONS_STYLE" value="{&quot;id&quot;:&quot;https://www.zotero.org/styles/nature-publishing-group-vancouver&quot;,&quot;title&quot;:&quot;Nature Publishing Group - Vancouver&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DFF70-97C2-7B45-B316-33CDB7E2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13</Pages>
  <Words>10720</Words>
  <Characters>61109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Nanda</dc:creator>
  <cp:keywords/>
  <dc:description/>
  <cp:lastModifiedBy>Piyush Nanda</cp:lastModifiedBy>
  <cp:revision>42</cp:revision>
  <dcterms:created xsi:type="dcterms:W3CDTF">2023-01-04T20:22:00Z</dcterms:created>
  <dcterms:modified xsi:type="dcterms:W3CDTF">2023-01-26T16:58:00Z</dcterms:modified>
</cp:coreProperties>
</file>